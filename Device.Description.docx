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C7943" w14:textId="77777777" w:rsidR="003F06D8" w:rsidRPr="002A3015" w:rsidRDefault="003F06D8" w:rsidP="0097264E">
      <w:pPr>
        <w:rPr>
          <w:rFonts w:cs="NewsGothicMT-Bold"/>
          <w:color w:val="63D846"/>
        </w:rPr>
      </w:pPr>
      <w:bookmarkStart w:id="0" w:name="h.2idwsiw3etwm" w:colFirst="0" w:colLast="0"/>
      <w:bookmarkEnd w:id="0"/>
      <w:r w:rsidRPr="002A3015">
        <w:rPr>
          <w:noProof/>
          <w:lang w:eastAsia="en-GB"/>
        </w:rPr>
        <w:drawing>
          <wp:anchor distT="0" distB="0" distL="114300" distR="114300" simplePos="0" relativeHeight="251659264" behindDoc="0" locked="0" layoutInCell="1" allowOverlap="1" wp14:anchorId="710D4260" wp14:editId="24B8433B">
            <wp:simplePos x="0" y="0"/>
            <wp:positionH relativeFrom="column">
              <wp:posOffset>1880235</wp:posOffset>
            </wp:positionH>
            <wp:positionV relativeFrom="paragraph">
              <wp:posOffset>546</wp:posOffset>
            </wp:positionV>
            <wp:extent cx="1979295" cy="858520"/>
            <wp:effectExtent l="0" t="0" r="1905" b="5080"/>
            <wp:wrapSquare wrapText="bothSides"/>
            <wp:docPr id="3" name="Picture 3" descr="../Branding/Icons/equality%20time%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nding/Icons/equality%20time%20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6377" t="18018" r="14520" b="21176"/>
                    <a:stretch/>
                  </pic:blipFill>
                  <pic:spPr bwMode="auto">
                    <a:xfrm>
                      <a:off x="0" y="0"/>
                      <a:ext cx="1979295" cy="858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34EED5" w14:textId="77777777" w:rsidR="003F06D8" w:rsidRPr="002A3015" w:rsidRDefault="003F06D8" w:rsidP="0097264E">
      <w:pPr>
        <w:rPr>
          <w:lang w:eastAsia="en-GB"/>
        </w:rPr>
      </w:pPr>
    </w:p>
    <w:p w14:paraId="77BB4601" w14:textId="77777777" w:rsidR="003F06D8" w:rsidRPr="002A3015" w:rsidRDefault="003F06D8" w:rsidP="0097264E">
      <w:pPr>
        <w:rPr>
          <w:lang w:eastAsia="en-GB"/>
        </w:rPr>
      </w:pPr>
    </w:p>
    <w:p w14:paraId="66799264" w14:textId="77777777" w:rsidR="003F06D8" w:rsidRPr="002A3015" w:rsidRDefault="003F06D8" w:rsidP="0097264E">
      <w:pPr>
        <w:rPr>
          <w:lang w:eastAsia="en-GB"/>
        </w:rPr>
      </w:pPr>
    </w:p>
    <w:p w14:paraId="60F1F43F" w14:textId="77777777" w:rsidR="003F06D8" w:rsidRPr="002A3015" w:rsidRDefault="003F06D8" w:rsidP="0097264E">
      <w:pPr>
        <w:rPr>
          <w:lang w:eastAsia="en-GB"/>
        </w:rPr>
      </w:pPr>
    </w:p>
    <w:p w14:paraId="3D3400A2" w14:textId="77777777" w:rsidR="003F06D8" w:rsidRPr="002A3015" w:rsidRDefault="003F06D8" w:rsidP="0097264E">
      <w:pPr>
        <w:rPr>
          <w:lang w:eastAsia="en-GB"/>
        </w:rPr>
      </w:pPr>
    </w:p>
    <w:p w14:paraId="0F092856" w14:textId="77777777" w:rsidR="003F06D8" w:rsidRDefault="003F06D8" w:rsidP="0097264E">
      <w:pPr>
        <w:rPr>
          <w:lang w:eastAsia="en-GB"/>
        </w:rPr>
      </w:pPr>
    </w:p>
    <w:p w14:paraId="6D5D2AC7" w14:textId="77777777" w:rsidR="003F06D8" w:rsidRDefault="003F06D8" w:rsidP="0097264E">
      <w:pPr>
        <w:rPr>
          <w:lang w:eastAsia="en-GB"/>
        </w:rPr>
      </w:pPr>
    </w:p>
    <w:p w14:paraId="2A3F15B2" w14:textId="77777777" w:rsidR="003F06D8" w:rsidRPr="00E0542F" w:rsidRDefault="003F06D8" w:rsidP="0097264E">
      <w:pPr>
        <w:rPr>
          <w:lang w:eastAsia="en-GB"/>
        </w:rPr>
      </w:pPr>
      <w:r w:rsidRPr="002A3015">
        <w:rPr>
          <w:lang w:eastAsia="en-GB"/>
        </w:rPr>
        <w:t xml:space="preserve">eQuality Time, </w:t>
      </w:r>
      <w:r w:rsidRPr="00410353">
        <w:rPr>
          <w:lang w:eastAsia="en-GB"/>
        </w:rPr>
        <w:t>68 Truro Gardens, Luton, LU3 2AP</w:t>
      </w:r>
    </w:p>
    <w:p w14:paraId="51301BD0" w14:textId="77777777" w:rsidR="003F06D8" w:rsidRDefault="003F06D8" w:rsidP="0097264E">
      <w:pPr>
        <w:pStyle w:val="Title"/>
      </w:pPr>
    </w:p>
    <w:p w14:paraId="3DA7E5B6" w14:textId="77777777" w:rsidR="003F06D8" w:rsidRDefault="003F06D8" w:rsidP="0097264E">
      <w:pPr>
        <w:pStyle w:val="Title"/>
      </w:pPr>
      <w:r>
        <w:t>eQuality Time</w:t>
      </w:r>
    </w:p>
    <w:p w14:paraId="6D244737" w14:textId="1B064307" w:rsidR="003F06D8" w:rsidRPr="008D18EF" w:rsidRDefault="004B6A34" w:rsidP="008D18EF">
      <w:pPr>
        <w:pStyle w:val="Subtitle"/>
      </w:pPr>
      <w:bookmarkStart w:id="1" w:name="h.kcyv81e5c04w" w:colFirst="0" w:colLast="0"/>
      <w:bookmarkEnd w:id="1"/>
      <w:r>
        <w:t>Open Voice Factory Device Description</w:t>
      </w:r>
      <w:r w:rsidR="00BD2376">
        <w:t>. Version 0.</w:t>
      </w:r>
      <w:ins w:id="2" w:author="Reddington, Joseph" w:date="2018-10-15T12:11:00Z">
        <w:r w:rsidR="00E94CF0">
          <w:t>7</w:t>
        </w:r>
      </w:ins>
      <w:ins w:id="3" w:author="greg.smart" w:date="2018-10-04T15:07:00Z">
        <w:del w:id="4" w:author="Reddington, Joseph" w:date="2018-10-15T11:43:00Z">
          <w:r w:rsidR="00EA62FB" w:rsidDel="00CE5C22">
            <w:delText>5</w:delText>
          </w:r>
        </w:del>
      </w:ins>
      <w:del w:id="5" w:author="Reddington, Joseph" w:date="2018-10-15T11:43:00Z">
        <w:r w:rsidR="000B3346" w:rsidDel="00CE5C22">
          <w:delText>2</w:delText>
        </w:r>
      </w:del>
    </w:p>
    <w:p w14:paraId="19F9F0AE" w14:textId="5A60EE53" w:rsidR="00BD2376" w:rsidRPr="004B6A34" w:rsidRDefault="00BD2376" w:rsidP="004B6A34"/>
    <w:tbl>
      <w:tblPr>
        <w:tblStyle w:val="TableGrid"/>
        <w:tblW w:w="0" w:type="auto"/>
        <w:tblLook w:val="04A0" w:firstRow="1" w:lastRow="0" w:firstColumn="1" w:lastColumn="0" w:noHBand="0" w:noVBand="1"/>
      </w:tblPr>
      <w:tblGrid>
        <w:gridCol w:w="4505"/>
        <w:gridCol w:w="4505"/>
      </w:tblGrid>
      <w:tr w:rsidR="00BD2376" w14:paraId="1C5DC61C" w14:textId="77777777" w:rsidTr="00BD2376">
        <w:tc>
          <w:tcPr>
            <w:tcW w:w="4505" w:type="dxa"/>
          </w:tcPr>
          <w:p w14:paraId="2562B0D4" w14:textId="1307C734" w:rsidR="00BD2376" w:rsidRPr="004B6A34" w:rsidRDefault="00BD2376" w:rsidP="004B6A34">
            <w:r w:rsidRPr="004B6A34">
              <w:t>Author</w:t>
            </w:r>
          </w:p>
        </w:tc>
        <w:tc>
          <w:tcPr>
            <w:tcW w:w="4505" w:type="dxa"/>
          </w:tcPr>
          <w:p w14:paraId="562674DA" w14:textId="55340DBA" w:rsidR="00BD2376" w:rsidRPr="004B6A34" w:rsidRDefault="004B6A34" w:rsidP="004B6A34">
            <w:r>
              <w:t>Joseph Reddington</w:t>
            </w:r>
          </w:p>
        </w:tc>
      </w:tr>
      <w:tr w:rsidR="00BD2376" w14:paraId="4E251F73" w14:textId="77777777" w:rsidTr="00BD2376">
        <w:tc>
          <w:tcPr>
            <w:tcW w:w="4505" w:type="dxa"/>
          </w:tcPr>
          <w:p w14:paraId="5485DDC3" w14:textId="54573217" w:rsidR="00BD2376" w:rsidRPr="004B6A34" w:rsidRDefault="00BD2376" w:rsidP="004B6A34">
            <w:r w:rsidRPr="004B6A34">
              <w:t>Contributors</w:t>
            </w:r>
          </w:p>
        </w:tc>
        <w:tc>
          <w:tcPr>
            <w:tcW w:w="4505" w:type="dxa"/>
          </w:tcPr>
          <w:p w14:paraId="2E996785" w14:textId="713E3EFA" w:rsidR="00BD2376" w:rsidRPr="004B6A34" w:rsidRDefault="004B6A34" w:rsidP="004B6A34">
            <w:r>
              <w:t>Greg Smart</w:t>
            </w:r>
          </w:p>
        </w:tc>
      </w:tr>
      <w:tr w:rsidR="00BD2376" w14:paraId="1370160F" w14:textId="77777777" w:rsidTr="00BD2376">
        <w:tc>
          <w:tcPr>
            <w:tcW w:w="4505" w:type="dxa"/>
          </w:tcPr>
          <w:p w14:paraId="01345938" w14:textId="12ABA6F9" w:rsidR="00BD2376" w:rsidRPr="004B6A34" w:rsidRDefault="00BD2376" w:rsidP="004B6A34">
            <w:r w:rsidRPr="004B6A34">
              <w:t>Approver</w:t>
            </w:r>
          </w:p>
        </w:tc>
        <w:tc>
          <w:tcPr>
            <w:tcW w:w="4505" w:type="dxa"/>
          </w:tcPr>
          <w:p w14:paraId="504F7609" w14:textId="5A36C34D" w:rsidR="00BD2376" w:rsidRPr="004B6A34" w:rsidRDefault="004B6A34" w:rsidP="004B6A34">
            <w:r>
              <w:t>Joseph Reddington (Product Owner)</w:t>
            </w:r>
          </w:p>
        </w:tc>
      </w:tr>
    </w:tbl>
    <w:p w14:paraId="4A3617FF" w14:textId="73E1BF73" w:rsidR="004B6A34" w:rsidRDefault="004B6A34" w:rsidP="004B6A34">
      <w:pPr>
        <w:rPr>
          <w:ins w:id="6" w:author="Reddington, Joseph" w:date="2018-10-15T12:10:00Z"/>
        </w:rPr>
      </w:pPr>
    </w:p>
    <w:p w14:paraId="367A9C0F" w14:textId="35EB59EE" w:rsidR="00E94CF0" w:rsidDel="00D013DE" w:rsidRDefault="00E94CF0" w:rsidP="004B6A34">
      <w:pPr>
        <w:rPr>
          <w:del w:id="7" w:author="Reddington, Joseph" w:date="2018-10-15T12:41:00Z"/>
        </w:rPr>
      </w:pPr>
      <w:ins w:id="8" w:author="Reddington, Joseph" w:date="2018-10-15T12:11:00Z">
        <w:r w:rsidRPr="007E1BAE">
          <w:t xml:space="preserve">This is a controlled document and is listed in the master register of eQuality Time documents, available on request from eQuality Time’s trustees.  </w:t>
        </w:r>
        <w:r>
          <w:t xml:space="preserve"> It is also on the sub-register of documents relevant to the Open Voice Factory, which is publicly available at </w:t>
        </w:r>
      </w:ins>
      <w:ins w:id="9" w:author="Reddington, Joseph" w:date="2018-10-15T12:41:00Z">
        <w:r w:rsidR="00D013DE">
          <w:fldChar w:fldCharType="begin"/>
        </w:r>
        <w:r w:rsidR="00D013DE">
          <w:instrText xml:space="preserve"> HYPERLINK "https://github.com/eQualityTime/MHRA-Technical-File/blob/master/OVF%20controlled%20documents.csv" </w:instrText>
        </w:r>
        <w:r w:rsidR="00D013DE">
          <w:fldChar w:fldCharType="separate"/>
        </w:r>
        <w:r w:rsidR="00D013DE" w:rsidRPr="00D013DE">
          <w:rPr>
            <w:rStyle w:val="Hyperlink"/>
          </w:rPr>
          <w:t>https://github.com/eQualityTime/MHRA-Technical-File/blob/master/OVF%20controlled%20documents.csv</w:t>
        </w:r>
        <w:r w:rsidR="00D013DE">
          <w:fldChar w:fldCharType="end"/>
        </w:r>
      </w:ins>
      <w:bookmarkStart w:id="10" w:name="_GoBack"/>
      <w:bookmarkEnd w:id="10"/>
    </w:p>
    <w:p w14:paraId="51738A28" w14:textId="43ACBAB7" w:rsidR="00C60D0A" w:rsidRDefault="00C60D0A">
      <w:pPr>
        <w:rPr>
          <w:rFonts w:ascii="Times New Roman" w:eastAsia="Times New Roman" w:hAnsi="Times New Roman" w:cs="Times New Roman"/>
          <w:b/>
          <w:bCs/>
          <w:sz w:val="27"/>
          <w:szCs w:val="27"/>
        </w:rPr>
      </w:pPr>
      <w:r>
        <w:br w:type="page"/>
      </w:r>
    </w:p>
    <w:p w14:paraId="5483E2A9" w14:textId="77777777" w:rsidR="00C60D0A" w:rsidRDefault="00C60D0A" w:rsidP="00267296">
      <w:pPr>
        <w:pStyle w:val="Heading3"/>
      </w:pPr>
    </w:p>
    <w:sdt>
      <w:sdtPr>
        <w:rPr>
          <w:rFonts w:asciiTheme="minorHAnsi" w:eastAsiaTheme="minorHAnsi" w:hAnsiTheme="minorHAnsi" w:cstheme="minorBidi"/>
          <w:b w:val="0"/>
          <w:bCs w:val="0"/>
          <w:color w:val="auto"/>
          <w:sz w:val="24"/>
          <w:szCs w:val="24"/>
          <w:lang w:val="en-GB"/>
        </w:rPr>
        <w:id w:val="-1616516447"/>
        <w:docPartObj>
          <w:docPartGallery w:val="Table of Contents"/>
          <w:docPartUnique/>
        </w:docPartObj>
      </w:sdtPr>
      <w:sdtEndPr>
        <w:rPr>
          <w:noProof/>
        </w:rPr>
      </w:sdtEndPr>
      <w:sdtContent>
        <w:p w14:paraId="64303A9A" w14:textId="504841AE" w:rsidR="00C60D0A" w:rsidRDefault="00C60D0A">
          <w:pPr>
            <w:pStyle w:val="TOCHeading"/>
          </w:pPr>
          <w:r>
            <w:t>Table of Contents</w:t>
          </w:r>
        </w:p>
        <w:p w14:paraId="204EDD7B" w14:textId="3742D597" w:rsidR="00D013DE" w:rsidRDefault="00C60D0A">
          <w:pPr>
            <w:pStyle w:val="TOC1"/>
            <w:rPr>
              <w:ins w:id="11" w:author="Reddington, Joseph" w:date="2018-10-15T12:39:00Z"/>
              <w:rFonts w:eastAsiaTheme="minorEastAsia" w:cstheme="minorBidi"/>
              <w:b w:val="0"/>
              <w:bCs w:val="0"/>
              <w:i w:val="0"/>
              <w:iCs w:val="0"/>
              <w:noProof/>
            </w:rPr>
          </w:pPr>
          <w:r>
            <w:fldChar w:fldCharType="begin"/>
          </w:r>
          <w:r>
            <w:instrText xml:space="preserve"> TOC \o "1-3" \h \z \u </w:instrText>
          </w:r>
          <w:r>
            <w:fldChar w:fldCharType="separate"/>
          </w:r>
          <w:ins w:id="12" w:author="Reddington, Joseph" w:date="2018-10-15T12:39:00Z">
            <w:r w:rsidR="00D013DE" w:rsidRPr="0011748C">
              <w:rPr>
                <w:rStyle w:val="Hyperlink"/>
                <w:noProof/>
              </w:rPr>
              <w:fldChar w:fldCharType="begin"/>
            </w:r>
            <w:r w:rsidR="00D013DE" w:rsidRPr="0011748C">
              <w:rPr>
                <w:rStyle w:val="Hyperlink"/>
                <w:noProof/>
              </w:rPr>
              <w:instrText xml:space="preserve"> </w:instrText>
            </w:r>
            <w:r w:rsidR="00D013DE">
              <w:rPr>
                <w:noProof/>
              </w:rPr>
              <w:instrText>HYPERLINK \l "_Toc527370484"</w:instrText>
            </w:r>
            <w:r w:rsidR="00D013DE" w:rsidRPr="0011748C">
              <w:rPr>
                <w:rStyle w:val="Hyperlink"/>
                <w:noProof/>
              </w:rPr>
              <w:instrText xml:space="preserve"> </w:instrText>
            </w:r>
            <w:r w:rsidR="00D013DE" w:rsidRPr="0011748C">
              <w:rPr>
                <w:rStyle w:val="Hyperlink"/>
                <w:noProof/>
              </w:rPr>
            </w:r>
            <w:r w:rsidR="00D013DE" w:rsidRPr="0011748C">
              <w:rPr>
                <w:rStyle w:val="Hyperlink"/>
                <w:noProof/>
              </w:rPr>
              <w:fldChar w:fldCharType="separate"/>
            </w:r>
            <w:r w:rsidR="00D013DE" w:rsidRPr="0011748C">
              <w:rPr>
                <w:rStyle w:val="Hyperlink"/>
                <w:noProof/>
              </w:rPr>
              <w:t>General Description and intended population</w:t>
            </w:r>
            <w:r w:rsidR="00D013DE">
              <w:rPr>
                <w:noProof/>
                <w:webHidden/>
              </w:rPr>
              <w:tab/>
            </w:r>
            <w:r w:rsidR="00D013DE">
              <w:rPr>
                <w:noProof/>
                <w:webHidden/>
              </w:rPr>
              <w:fldChar w:fldCharType="begin"/>
            </w:r>
            <w:r w:rsidR="00D013DE">
              <w:rPr>
                <w:noProof/>
                <w:webHidden/>
              </w:rPr>
              <w:instrText xml:space="preserve"> PAGEREF _Toc527370484 \h </w:instrText>
            </w:r>
            <w:r w:rsidR="00D013DE">
              <w:rPr>
                <w:noProof/>
                <w:webHidden/>
              </w:rPr>
            </w:r>
          </w:ins>
          <w:r w:rsidR="00D013DE">
            <w:rPr>
              <w:noProof/>
              <w:webHidden/>
            </w:rPr>
            <w:fldChar w:fldCharType="separate"/>
          </w:r>
          <w:ins w:id="13" w:author="Reddington, Joseph" w:date="2018-10-15T12:39:00Z">
            <w:r w:rsidR="00D013DE">
              <w:rPr>
                <w:noProof/>
                <w:webHidden/>
              </w:rPr>
              <w:t>3</w:t>
            </w:r>
            <w:r w:rsidR="00D013DE">
              <w:rPr>
                <w:noProof/>
                <w:webHidden/>
              </w:rPr>
              <w:fldChar w:fldCharType="end"/>
            </w:r>
            <w:r w:rsidR="00D013DE" w:rsidRPr="0011748C">
              <w:rPr>
                <w:rStyle w:val="Hyperlink"/>
                <w:noProof/>
              </w:rPr>
              <w:fldChar w:fldCharType="end"/>
            </w:r>
          </w:ins>
        </w:p>
        <w:p w14:paraId="0C938011" w14:textId="3AFF20E2" w:rsidR="00D013DE" w:rsidRDefault="00D013DE">
          <w:pPr>
            <w:pStyle w:val="TOC1"/>
            <w:rPr>
              <w:ins w:id="14" w:author="Reddington, Joseph" w:date="2018-10-15T12:39:00Z"/>
              <w:rFonts w:eastAsiaTheme="minorEastAsia" w:cstheme="minorBidi"/>
              <w:b w:val="0"/>
              <w:bCs w:val="0"/>
              <w:i w:val="0"/>
              <w:iCs w:val="0"/>
              <w:noProof/>
            </w:rPr>
          </w:pPr>
          <w:ins w:id="15"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"_Toc527370485"</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Intended Use</w:t>
            </w:r>
            <w:r>
              <w:rPr>
                <w:noProof/>
                <w:webHidden/>
              </w:rPr>
              <w:tab/>
            </w:r>
            <w:r>
              <w:rPr>
                <w:noProof/>
                <w:webHidden/>
              </w:rPr>
              <w:fldChar w:fldCharType="begin"/>
            </w:r>
            <w:r>
              <w:rPr>
                <w:noProof/>
                <w:webHidden/>
              </w:rPr>
              <w:instrText xml:space="preserve"> PAGEREF _Toc527370485 \h </w:instrText>
            </w:r>
            <w:r>
              <w:rPr>
                <w:noProof/>
                <w:webHidden/>
              </w:rPr>
            </w:r>
          </w:ins>
          <w:r>
            <w:rPr>
              <w:noProof/>
              <w:webHidden/>
            </w:rPr>
            <w:fldChar w:fldCharType="separate"/>
          </w:r>
          <w:ins w:id="16" w:author="Reddington, Joseph" w:date="2018-10-15T12:39:00Z">
            <w:r>
              <w:rPr>
                <w:noProof/>
                <w:webHidden/>
              </w:rPr>
              <w:t>3</w:t>
            </w:r>
            <w:r>
              <w:rPr>
                <w:noProof/>
                <w:webHidden/>
              </w:rPr>
              <w:fldChar w:fldCharType="end"/>
            </w:r>
            <w:r w:rsidRPr="0011748C">
              <w:rPr>
                <w:rStyle w:val="Hyperlink"/>
                <w:noProof/>
              </w:rPr>
              <w:fldChar w:fldCharType="end"/>
            </w:r>
          </w:ins>
        </w:p>
        <w:p w14:paraId="11A4D17D" w14:textId="49169AD6" w:rsidR="00D013DE" w:rsidRDefault="00D013DE">
          <w:pPr>
            <w:pStyle w:val="TOC2"/>
            <w:rPr>
              <w:ins w:id="17" w:author="Reddington, Joseph" w:date="2018-10-15T12:39:00Z"/>
              <w:rFonts w:eastAsiaTheme="minorEastAsia" w:cstheme="minorBidi"/>
              <w:b w:val="0"/>
              <w:bCs w:val="0"/>
              <w:noProof/>
              <w:sz w:val="24"/>
              <w:szCs w:val="24"/>
            </w:rPr>
          </w:pPr>
          <w:ins w:id="18"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"_Toc527370486"</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Hardware and software requirements</w:t>
            </w:r>
            <w:r>
              <w:rPr>
                <w:noProof/>
                <w:webHidden/>
              </w:rPr>
              <w:tab/>
            </w:r>
            <w:r>
              <w:rPr>
                <w:noProof/>
                <w:webHidden/>
              </w:rPr>
              <w:fldChar w:fldCharType="begin"/>
            </w:r>
            <w:r>
              <w:rPr>
                <w:noProof/>
                <w:webHidden/>
              </w:rPr>
              <w:instrText xml:space="preserve"> PAGEREF _Toc527370486 \h </w:instrText>
            </w:r>
            <w:r>
              <w:rPr>
                <w:noProof/>
                <w:webHidden/>
              </w:rPr>
            </w:r>
          </w:ins>
          <w:r>
            <w:rPr>
              <w:noProof/>
              <w:webHidden/>
            </w:rPr>
            <w:fldChar w:fldCharType="separate"/>
          </w:r>
          <w:ins w:id="19" w:author="Reddington, Joseph" w:date="2018-10-15T12:39:00Z">
            <w:r>
              <w:rPr>
                <w:noProof/>
                <w:webHidden/>
              </w:rPr>
              <w:t>3</w:t>
            </w:r>
            <w:r>
              <w:rPr>
                <w:noProof/>
                <w:webHidden/>
              </w:rPr>
              <w:fldChar w:fldCharType="end"/>
            </w:r>
            <w:r w:rsidRPr="0011748C">
              <w:rPr>
                <w:rStyle w:val="Hyperlink"/>
                <w:noProof/>
              </w:rPr>
              <w:fldChar w:fldCharType="end"/>
            </w:r>
          </w:ins>
        </w:p>
        <w:p w14:paraId="7B055C8F" w14:textId="645EC208" w:rsidR="00D013DE" w:rsidRDefault="00D013DE">
          <w:pPr>
            <w:pStyle w:val="TOC3"/>
            <w:tabs>
              <w:tab w:val="right" w:leader="dot" w:pos="9010"/>
            </w:tabs>
            <w:rPr>
              <w:ins w:id="20" w:author="Reddington, Joseph" w:date="2018-10-15T12:39:00Z"/>
              <w:rFonts w:eastAsiaTheme="minorEastAsia" w:cstheme="minorBidi"/>
              <w:noProof/>
              <w:sz w:val="24"/>
              <w:szCs w:val="24"/>
            </w:rPr>
          </w:pPr>
          <w:ins w:id="21"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"_Toc527370487"</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Desktop/Laptop</w:t>
            </w:r>
            <w:r>
              <w:rPr>
                <w:noProof/>
                <w:webHidden/>
              </w:rPr>
              <w:tab/>
            </w:r>
            <w:r>
              <w:rPr>
                <w:noProof/>
                <w:webHidden/>
              </w:rPr>
              <w:fldChar w:fldCharType="begin"/>
            </w:r>
            <w:r>
              <w:rPr>
                <w:noProof/>
                <w:webHidden/>
              </w:rPr>
              <w:instrText xml:space="preserve"> PAGEREF _Toc527370487 \h </w:instrText>
            </w:r>
            <w:r>
              <w:rPr>
                <w:noProof/>
                <w:webHidden/>
              </w:rPr>
            </w:r>
          </w:ins>
          <w:r>
            <w:rPr>
              <w:noProof/>
              <w:webHidden/>
            </w:rPr>
            <w:fldChar w:fldCharType="separate"/>
          </w:r>
          <w:ins w:id="22" w:author="Reddington, Joseph" w:date="2018-10-15T12:39:00Z">
            <w:r>
              <w:rPr>
                <w:noProof/>
                <w:webHidden/>
              </w:rPr>
              <w:t>4</w:t>
            </w:r>
            <w:r>
              <w:rPr>
                <w:noProof/>
                <w:webHidden/>
              </w:rPr>
              <w:fldChar w:fldCharType="end"/>
            </w:r>
            <w:r w:rsidRPr="0011748C">
              <w:rPr>
                <w:rStyle w:val="Hyperlink"/>
                <w:noProof/>
              </w:rPr>
              <w:fldChar w:fldCharType="end"/>
            </w:r>
          </w:ins>
        </w:p>
        <w:p w14:paraId="17BCC3FA" w14:textId="3B74F14B" w:rsidR="00D013DE" w:rsidRDefault="00D013DE">
          <w:pPr>
            <w:pStyle w:val="TOC3"/>
            <w:tabs>
              <w:tab w:val="right" w:leader="dot" w:pos="9010"/>
            </w:tabs>
            <w:rPr>
              <w:ins w:id="23" w:author="Reddington, Joseph" w:date="2018-10-15T12:39:00Z"/>
              <w:rFonts w:eastAsiaTheme="minorEastAsia" w:cstheme="minorBidi"/>
              <w:noProof/>
              <w:sz w:val="24"/>
              <w:szCs w:val="24"/>
            </w:rPr>
          </w:pPr>
          <w:ins w:id="24"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"_Toc527370488"</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Mobile</w:t>
            </w:r>
            <w:r>
              <w:rPr>
                <w:noProof/>
                <w:webHidden/>
              </w:rPr>
              <w:tab/>
            </w:r>
            <w:r>
              <w:rPr>
                <w:noProof/>
                <w:webHidden/>
              </w:rPr>
              <w:fldChar w:fldCharType="begin"/>
            </w:r>
            <w:r>
              <w:rPr>
                <w:noProof/>
                <w:webHidden/>
              </w:rPr>
              <w:instrText xml:space="preserve"> PAGEREF _Toc527370488 \h </w:instrText>
            </w:r>
            <w:r>
              <w:rPr>
                <w:noProof/>
                <w:webHidden/>
              </w:rPr>
            </w:r>
          </w:ins>
          <w:r>
            <w:rPr>
              <w:noProof/>
              <w:webHidden/>
            </w:rPr>
            <w:fldChar w:fldCharType="separate"/>
          </w:r>
          <w:ins w:id="25" w:author="Reddington, Joseph" w:date="2018-10-15T12:39:00Z">
            <w:r>
              <w:rPr>
                <w:noProof/>
                <w:webHidden/>
              </w:rPr>
              <w:t>4</w:t>
            </w:r>
            <w:r>
              <w:rPr>
                <w:noProof/>
                <w:webHidden/>
              </w:rPr>
              <w:fldChar w:fldCharType="end"/>
            </w:r>
            <w:r w:rsidRPr="0011748C">
              <w:rPr>
                <w:rStyle w:val="Hyperlink"/>
                <w:noProof/>
              </w:rPr>
              <w:fldChar w:fldCharType="end"/>
            </w:r>
          </w:ins>
        </w:p>
        <w:p w14:paraId="3FB70232" w14:textId="4DD931DD" w:rsidR="00D013DE" w:rsidRDefault="00D013DE">
          <w:pPr>
            <w:pStyle w:val="TOC3"/>
            <w:tabs>
              <w:tab w:val="right" w:leader="dot" w:pos="9010"/>
            </w:tabs>
            <w:rPr>
              <w:ins w:id="26" w:author="Reddington, Joseph" w:date="2018-10-15T12:39:00Z"/>
              <w:rFonts w:eastAsiaTheme="minorEastAsia" w:cstheme="minorBidi"/>
              <w:noProof/>
              <w:sz w:val="24"/>
              <w:szCs w:val="24"/>
            </w:rPr>
          </w:pPr>
          <w:ins w:id="27"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"_Toc527370489"</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Server</w:t>
            </w:r>
            <w:r>
              <w:rPr>
                <w:noProof/>
                <w:webHidden/>
              </w:rPr>
              <w:tab/>
            </w:r>
            <w:r>
              <w:rPr>
                <w:noProof/>
                <w:webHidden/>
              </w:rPr>
              <w:fldChar w:fldCharType="begin"/>
            </w:r>
            <w:r>
              <w:rPr>
                <w:noProof/>
                <w:webHidden/>
              </w:rPr>
              <w:instrText xml:space="preserve"> PAGEREF _Toc527370489 \h </w:instrText>
            </w:r>
            <w:r>
              <w:rPr>
                <w:noProof/>
                <w:webHidden/>
              </w:rPr>
            </w:r>
          </w:ins>
          <w:r>
            <w:rPr>
              <w:noProof/>
              <w:webHidden/>
            </w:rPr>
            <w:fldChar w:fldCharType="separate"/>
          </w:r>
          <w:ins w:id="28" w:author="Reddington, Joseph" w:date="2018-10-15T12:39:00Z">
            <w:r>
              <w:rPr>
                <w:noProof/>
                <w:webHidden/>
              </w:rPr>
              <w:t>4</w:t>
            </w:r>
            <w:r>
              <w:rPr>
                <w:noProof/>
                <w:webHidden/>
              </w:rPr>
              <w:fldChar w:fldCharType="end"/>
            </w:r>
            <w:r w:rsidRPr="0011748C">
              <w:rPr>
                <w:rStyle w:val="Hyperlink"/>
                <w:noProof/>
              </w:rPr>
              <w:fldChar w:fldCharType="end"/>
            </w:r>
          </w:ins>
        </w:p>
        <w:p w14:paraId="6ADC10BA" w14:textId="1EEBAC67" w:rsidR="00D013DE" w:rsidRDefault="00D013DE">
          <w:pPr>
            <w:pStyle w:val="TOC1"/>
            <w:rPr>
              <w:ins w:id="29" w:author="Reddington, Joseph" w:date="2018-10-15T12:39:00Z"/>
              <w:rFonts w:eastAsiaTheme="minorEastAsia" w:cstheme="minorBidi"/>
              <w:b w:val="0"/>
              <w:bCs w:val="0"/>
              <w:i w:val="0"/>
              <w:iCs w:val="0"/>
              <w:noProof/>
            </w:rPr>
          </w:pPr>
          <w:ins w:id="30"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"_Toc527370490"</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Principles of operation</w:t>
            </w:r>
            <w:r>
              <w:rPr>
                <w:noProof/>
                <w:webHidden/>
              </w:rPr>
              <w:tab/>
            </w:r>
            <w:r>
              <w:rPr>
                <w:noProof/>
                <w:webHidden/>
              </w:rPr>
              <w:fldChar w:fldCharType="begin"/>
            </w:r>
            <w:r>
              <w:rPr>
                <w:noProof/>
                <w:webHidden/>
              </w:rPr>
              <w:instrText xml:space="preserve"> PAGEREF _Toc527370490 \h </w:instrText>
            </w:r>
            <w:r>
              <w:rPr>
                <w:noProof/>
                <w:webHidden/>
              </w:rPr>
            </w:r>
          </w:ins>
          <w:r>
            <w:rPr>
              <w:noProof/>
              <w:webHidden/>
            </w:rPr>
            <w:fldChar w:fldCharType="separate"/>
          </w:r>
          <w:ins w:id="31" w:author="Reddington, Joseph" w:date="2018-10-15T12:39:00Z">
            <w:r>
              <w:rPr>
                <w:noProof/>
                <w:webHidden/>
              </w:rPr>
              <w:t>4</w:t>
            </w:r>
            <w:r>
              <w:rPr>
                <w:noProof/>
                <w:webHidden/>
              </w:rPr>
              <w:fldChar w:fldCharType="end"/>
            </w:r>
            <w:r w:rsidRPr="0011748C">
              <w:rPr>
                <w:rStyle w:val="Hyperlink"/>
                <w:noProof/>
              </w:rPr>
              <w:fldChar w:fldCharType="end"/>
            </w:r>
          </w:ins>
        </w:p>
        <w:p w14:paraId="177AA43D" w14:textId="0EFD4491" w:rsidR="00D013DE" w:rsidRDefault="00D013DE">
          <w:pPr>
            <w:pStyle w:val="TOC2"/>
            <w:rPr>
              <w:ins w:id="32" w:author="Reddington, Joseph" w:date="2018-10-15T12:39:00Z"/>
              <w:rFonts w:eastAsiaTheme="minorEastAsia" w:cstheme="minorBidi"/>
              <w:b w:val="0"/>
              <w:bCs w:val="0"/>
              <w:noProof/>
              <w:sz w:val="24"/>
              <w:szCs w:val="24"/>
            </w:rPr>
          </w:pPr>
          <w:ins w:id="33"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"_Toc527370491"</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Risk Class</w:t>
            </w:r>
            <w:r>
              <w:rPr>
                <w:noProof/>
                <w:webHidden/>
              </w:rPr>
              <w:tab/>
            </w:r>
            <w:r>
              <w:rPr>
                <w:noProof/>
                <w:webHidden/>
              </w:rPr>
              <w:fldChar w:fldCharType="begin"/>
            </w:r>
            <w:r>
              <w:rPr>
                <w:noProof/>
                <w:webHidden/>
              </w:rPr>
              <w:instrText xml:space="preserve"> PAGEREF _Toc527370491 \h </w:instrText>
            </w:r>
            <w:r>
              <w:rPr>
                <w:noProof/>
                <w:webHidden/>
              </w:rPr>
            </w:r>
          </w:ins>
          <w:r>
            <w:rPr>
              <w:noProof/>
              <w:webHidden/>
            </w:rPr>
            <w:fldChar w:fldCharType="separate"/>
          </w:r>
          <w:ins w:id="34" w:author="Reddington, Joseph" w:date="2018-10-15T12:39:00Z">
            <w:r>
              <w:rPr>
                <w:noProof/>
                <w:webHidden/>
              </w:rPr>
              <w:t>4</w:t>
            </w:r>
            <w:r>
              <w:rPr>
                <w:noProof/>
                <w:webHidden/>
              </w:rPr>
              <w:fldChar w:fldCharType="end"/>
            </w:r>
            <w:r w:rsidRPr="0011748C">
              <w:rPr>
                <w:rStyle w:val="Hyperlink"/>
                <w:noProof/>
              </w:rPr>
              <w:fldChar w:fldCharType="end"/>
            </w:r>
          </w:ins>
        </w:p>
        <w:p w14:paraId="56FB6497" w14:textId="72923B45" w:rsidR="00D013DE" w:rsidRDefault="00D013DE">
          <w:pPr>
            <w:pStyle w:val="TOC2"/>
            <w:rPr>
              <w:ins w:id="35" w:author="Reddington, Joseph" w:date="2018-10-15T12:39:00Z"/>
              <w:rFonts w:eastAsiaTheme="minorEastAsia" w:cstheme="minorBidi"/>
              <w:b w:val="0"/>
              <w:bCs w:val="0"/>
              <w:noProof/>
              <w:sz w:val="24"/>
              <w:szCs w:val="24"/>
            </w:rPr>
          </w:pPr>
          <w:ins w:id="36"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"_Toc527370492"</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Novel Features</w:t>
            </w:r>
            <w:r>
              <w:rPr>
                <w:noProof/>
                <w:webHidden/>
              </w:rPr>
              <w:tab/>
            </w:r>
            <w:r>
              <w:rPr>
                <w:noProof/>
                <w:webHidden/>
              </w:rPr>
              <w:fldChar w:fldCharType="begin"/>
            </w:r>
            <w:r>
              <w:rPr>
                <w:noProof/>
                <w:webHidden/>
              </w:rPr>
              <w:instrText xml:space="preserve"> PAGEREF _Toc527370492 \h </w:instrText>
            </w:r>
            <w:r>
              <w:rPr>
                <w:noProof/>
                <w:webHidden/>
              </w:rPr>
            </w:r>
          </w:ins>
          <w:r>
            <w:rPr>
              <w:noProof/>
              <w:webHidden/>
            </w:rPr>
            <w:fldChar w:fldCharType="separate"/>
          </w:r>
          <w:ins w:id="37" w:author="Reddington, Joseph" w:date="2018-10-15T12:39:00Z">
            <w:r>
              <w:rPr>
                <w:noProof/>
                <w:webHidden/>
              </w:rPr>
              <w:t>5</w:t>
            </w:r>
            <w:r>
              <w:rPr>
                <w:noProof/>
                <w:webHidden/>
              </w:rPr>
              <w:fldChar w:fldCharType="end"/>
            </w:r>
            <w:r w:rsidRPr="0011748C">
              <w:rPr>
                <w:rStyle w:val="Hyperlink"/>
                <w:noProof/>
              </w:rPr>
              <w:fldChar w:fldCharType="end"/>
            </w:r>
          </w:ins>
        </w:p>
        <w:p w14:paraId="054EEA0C" w14:textId="4ECC447F" w:rsidR="00D013DE" w:rsidRDefault="00D013DE">
          <w:pPr>
            <w:pStyle w:val="TOC2"/>
            <w:rPr>
              <w:ins w:id="38" w:author="Reddington, Joseph" w:date="2018-10-15T12:39:00Z"/>
              <w:rFonts w:eastAsiaTheme="minorEastAsia" w:cstheme="minorBidi"/>
              <w:b w:val="0"/>
              <w:bCs w:val="0"/>
              <w:noProof/>
              <w:sz w:val="24"/>
              <w:szCs w:val="24"/>
            </w:rPr>
          </w:pPr>
          <w:ins w:id="39"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"_Toc527370493"</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Accessories and other Products</w:t>
            </w:r>
            <w:r>
              <w:rPr>
                <w:noProof/>
                <w:webHidden/>
              </w:rPr>
              <w:tab/>
            </w:r>
            <w:r>
              <w:rPr>
                <w:noProof/>
                <w:webHidden/>
              </w:rPr>
              <w:fldChar w:fldCharType="begin"/>
            </w:r>
            <w:r>
              <w:rPr>
                <w:noProof/>
                <w:webHidden/>
              </w:rPr>
              <w:instrText xml:space="preserve"> PAGEREF _Toc527370493 \h </w:instrText>
            </w:r>
            <w:r>
              <w:rPr>
                <w:noProof/>
                <w:webHidden/>
              </w:rPr>
            </w:r>
          </w:ins>
          <w:r>
            <w:rPr>
              <w:noProof/>
              <w:webHidden/>
            </w:rPr>
            <w:fldChar w:fldCharType="separate"/>
          </w:r>
          <w:ins w:id="40" w:author="Reddington, Joseph" w:date="2018-10-15T12:39:00Z">
            <w:r>
              <w:rPr>
                <w:noProof/>
                <w:webHidden/>
              </w:rPr>
              <w:t>5</w:t>
            </w:r>
            <w:r>
              <w:rPr>
                <w:noProof/>
                <w:webHidden/>
              </w:rPr>
              <w:fldChar w:fldCharType="end"/>
            </w:r>
            <w:r w:rsidRPr="0011748C">
              <w:rPr>
                <w:rStyle w:val="Hyperlink"/>
                <w:noProof/>
              </w:rPr>
              <w:fldChar w:fldCharType="end"/>
            </w:r>
          </w:ins>
        </w:p>
        <w:p w14:paraId="3F758522" w14:textId="48BD45AC" w:rsidR="00D013DE" w:rsidRDefault="00D013DE">
          <w:pPr>
            <w:pStyle w:val="TOC2"/>
            <w:rPr>
              <w:ins w:id="41" w:author="Reddington, Joseph" w:date="2018-10-15T12:39:00Z"/>
              <w:rFonts w:eastAsiaTheme="minorEastAsia" w:cstheme="minorBidi"/>
              <w:b w:val="0"/>
              <w:bCs w:val="0"/>
              <w:noProof/>
              <w:sz w:val="24"/>
              <w:szCs w:val="24"/>
            </w:rPr>
          </w:pPr>
          <w:ins w:id="42"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"_Toc527370494"</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Configurations and Variants</w:t>
            </w:r>
            <w:r>
              <w:rPr>
                <w:noProof/>
                <w:webHidden/>
              </w:rPr>
              <w:tab/>
            </w:r>
            <w:r>
              <w:rPr>
                <w:noProof/>
                <w:webHidden/>
              </w:rPr>
              <w:fldChar w:fldCharType="begin"/>
            </w:r>
            <w:r>
              <w:rPr>
                <w:noProof/>
                <w:webHidden/>
              </w:rPr>
              <w:instrText xml:space="preserve"> PAGEREF _Toc527370494 \h </w:instrText>
            </w:r>
            <w:r>
              <w:rPr>
                <w:noProof/>
                <w:webHidden/>
              </w:rPr>
            </w:r>
          </w:ins>
          <w:r>
            <w:rPr>
              <w:noProof/>
              <w:webHidden/>
            </w:rPr>
            <w:fldChar w:fldCharType="separate"/>
          </w:r>
          <w:ins w:id="43" w:author="Reddington, Joseph" w:date="2018-10-15T12:39:00Z">
            <w:r>
              <w:rPr>
                <w:noProof/>
                <w:webHidden/>
              </w:rPr>
              <w:t>5</w:t>
            </w:r>
            <w:r>
              <w:rPr>
                <w:noProof/>
                <w:webHidden/>
              </w:rPr>
              <w:fldChar w:fldCharType="end"/>
            </w:r>
            <w:r w:rsidRPr="0011748C">
              <w:rPr>
                <w:rStyle w:val="Hyperlink"/>
                <w:noProof/>
              </w:rPr>
              <w:fldChar w:fldCharType="end"/>
            </w:r>
          </w:ins>
        </w:p>
        <w:p w14:paraId="1A813ABA" w14:textId="6D9E7C33" w:rsidR="00D013DE" w:rsidRDefault="00D013DE">
          <w:pPr>
            <w:pStyle w:val="TOC2"/>
            <w:rPr>
              <w:ins w:id="44" w:author="Reddington, Joseph" w:date="2018-10-15T12:39:00Z"/>
              <w:rFonts w:eastAsiaTheme="minorEastAsia" w:cstheme="minorBidi"/>
              <w:b w:val="0"/>
              <w:bCs w:val="0"/>
              <w:noProof/>
              <w:sz w:val="24"/>
              <w:szCs w:val="24"/>
            </w:rPr>
          </w:pPr>
          <w:ins w:id="45"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"_Toc527370495"</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Functional Elements</w:t>
            </w:r>
            <w:r>
              <w:rPr>
                <w:noProof/>
                <w:webHidden/>
              </w:rPr>
              <w:tab/>
            </w:r>
            <w:r>
              <w:rPr>
                <w:noProof/>
                <w:webHidden/>
              </w:rPr>
              <w:fldChar w:fldCharType="begin"/>
            </w:r>
            <w:r>
              <w:rPr>
                <w:noProof/>
                <w:webHidden/>
              </w:rPr>
              <w:instrText xml:space="preserve"> PAGEREF _Toc527370495 \h </w:instrText>
            </w:r>
            <w:r>
              <w:rPr>
                <w:noProof/>
                <w:webHidden/>
              </w:rPr>
            </w:r>
          </w:ins>
          <w:r>
            <w:rPr>
              <w:noProof/>
              <w:webHidden/>
            </w:rPr>
            <w:fldChar w:fldCharType="separate"/>
          </w:r>
          <w:ins w:id="46" w:author="Reddington, Joseph" w:date="2018-10-15T12:39:00Z">
            <w:r>
              <w:rPr>
                <w:noProof/>
                <w:webHidden/>
              </w:rPr>
              <w:t>5</w:t>
            </w:r>
            <w:r>
              <w:rPr>
                <w:noProof/>
                <w:webHidden/>
              </w:rPr>
              <w:fldChar w:fldCharType="end"/>
            </w:r>
            <w:r w:rsidRPr="0011748C">
              <w:rPr>
                <w:rStyle w:val="Hyperlink"/>
                <w:noProof/>
              </w:rPr>
              <w:fldChar w:fldCharType="end"/>
            </w:r>
          </w:ins>
        </w:p>
        <w:p w14:paraId="6AB6AF16" w14:textId="63FC1D1C" w:rsidR="00D013DE" w:rsidRDefault="00D013DE">
          <w:pPr>
            <w:pStyle w:val="TOC3"/>
            <w:tabs>
              <w:tab w:val="right" w:leader="dot" w:pos="9010"/>
            </w:tabs>
            <w:rPr>
              <w:ins w:id="47" w:author="Reddington, Joseph" w:date="2018-10-15T12:39:00Z"/>
              <w:rFonts w:eastAsiaTheme="minorEastAsia" w:cstheme="minorBidi"/>
              <w:noProof/>
              <w:sz w:val="24"/>
              <w:szCs w:val="24"/>
            </w:rPr>
          </w:pPr>
          <w:ins w:id="48"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"_Toc527370496"</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User Stories</w:t>
            </w:r>
            <w:r>
              <w:rPr>
                <w:noProof/>
                <w:webHidden/>
              </w:rPr>
              <w:tab/>
            </w:r>
            <w:r>
              <w:rPr>
                <w:noProof/>
                <w:webHidden/>
              </w:rPr>
              <w:fldChar w:fldCharType="begin"/>
            </w:r>
            <w:r>
              <w:rPr>
                <w:noProof/>
                <w:webHidden/>
              </w:rPr>
              <w:instrText xml:space="preserve"> PAGEREF _Toc527370496 \h </w:instrText>
            </w:r>
            <w:r>
              <w:rPr>
                <w:noProof/>
                <w:webHidden/>
              </w:rPr>
            </w:r>
          </w:ins>
          <w:r>
            <w:rPr>
              <w:noProof/>
              <w:webHidden/>
            </w:rPr>
            <w:fldChar w:fldCharType="separate"/>
          </w:r>
          <w:ins w:id="49" w:author="Reddington, Joseph" w:date="2018-10-15T12:39:00Z">
            <w:r>
              <w:rPr>
                <w:noProof/>
                <w:webHidden/>
              </w:rPr>
              <w:t>5</w:t>
            </w:r>
            <w:r>
              <w:rPr>
                <w:noProof/>
                <w:webHidden/>
              </w:rPr>
              <w:fldChar w:fldCharType="end"/>
            </w:r>
            <w:r w:rsidRPr="0011748C">
              <w:rPr>
                <w:rStyle w:val="Hyperlink"/>
                <w:noProof/>
              </w:rPr>
              <w:fldChar w:fldCharType="end"/>
            </w:r>
          </w:ins>
        </w:p>
        <w:p w14:paraId="7D67BDB3" w14:textId="681C236A" w:rsidR="00D013DE" w:rsidRDefault="00D013DE">
          <w:pPr>
            <w:pStyle w:val="TOC3"/>
            <w:tabs>
              <w:tab w:val="right" w:leader="dot" w:pos="9010"/>
            </w:tabs>
            <w:rPr>
              <w:ins w:id="50" w:author="Reddington, Joseph" w:date="2018-10-15T12:39:00Z"/>
              <w:rFonts w:eastAsiaTheme="minorEastAsia" w:cstheme="minorBidi"/>
              <w:noProof/>
              <w:sz w:val="24"/>
              <w:szCs w:val="24"/>
            </w:rPr>
          </w:pPr>
          <w:ins w:id="51"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"_Toc527370497"</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People</w:t>
            </w:r>
            <w:r>
              <w:rPr>
                <w:noProof/>
                <w:webHidden/>
              </w:rPr>
              <w:tab/>
            </w:r>
            <w:r>
              <w:rPr>
                <w:noProof/>
                <w:webHidden/>
              </w:rPr>
              <w:fldChar w:fldCharType="begin"/>
            </w:r>
            <w:r>
              <w:rPr>
                <w:noProof/>
                <w:webHidden/>
              </w:rPr>
              <w:instrText xml:space="preserve"> PAGEREF _Toc527370497 \h </w:instrText>
            </w:r>
            <w:r>
              <w:rPr>
                <w:noProof/>
                <w:webHidden/>
              </w:rPr>
            </w:r>
          </w:ins>
          <w:r>
            <w:rPr>
              <w:noProof/>
              <w:webHidden/>
            </w:rPr>
            <w:fldChar w:fldCharType="separate"/>
          </w:r>
          <w:ins w:id="52" w:author="Reddington, Joseph" w:date="2018-10-15T12:39:00Z">
            <w:r>
              <w:rPr>
                <w:noProof/>
                <w:webHidden/>
              </w:rPr>
              <w:t>6</w:t>
            </w:r>
            <w:r>
              <w:rPr>
                <w:noProof/>
                <w:webHidden/>
              </w:rPr>
              <w:fldChar w:fldCharType="end"/>
            </w:r>
            <w:r w:rsidRPr="0011748C">
              <w:rPr>
                <w:rStyle w:val="Hyperlink"/>
                <w:noProof/>
              </w:rPr>
              <w:fldChar w:fldCharType="end"/>
            </w:r>
          </w:ins>
        </w:p>
        <w:p w14:paraId="0FE56CA6" w14:textId="659A8B28" w:rsidR="00D013DE" w:rsidRDefault="00D013DE">
          <w:pPr>
            <w:pStyle w:val="TOC2"/>
            <w:rPr>
              <w:ins w:id="53" w:author="Reddington, Joseph" w:date="2018-10-15T12:39:00Z"/>
              <w:rFonts w:eastAsiaTheme="minorEastAsia" w:cstheme="minorBidi"/>
              <w:b w:val="0"/>
              <w:bCs w:val="0"/>
              <w:noProof/>
              <w:sz w:val="24"/>
              <w:szCs w:val="24"/>
            </w:rPr>
          </w:pPr>
          <w:ins w:id="54"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"_Toc527370498"</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The Open Voice Format Architecture</w:t>
            </w:r>
            <w:r>
              <w:rPr>
                <w:noProof/>
                <w:webHidden/>
              </w:rPr>
              <w:tab/>
            </w:r>
            <w:r>
              <w:rPr>
                <w:noProof/>
                <w:webHidden/>
              </w:rPr>
              <w:fldChar w:fldCharType="begin"/>
            </w:r>
            <w:r>
              <w:rPr>
                <w:noProof/>
                <w:webHidden/>
              </w:rPr>
              <w:instrText xml:space="preserve"> PAGEREF _Toc527370498 \h </w:instrText>
            </w:r>
            <w:r>
              <w:rPr>
                <w:noProof/>
                <w:webHidden/>
              </w:rPr>
            </w:r>
          </w:ins>
          <w:r>
            <w:rPr>
              <w:noProof/>
              <w:webHidden/>
            </w:rPr>
            <w:fldChar w:fldCharType="separate"/>
          </w:r>
          <w:ins w:id="55" w:author="Reddington, Joseph" w:date="2018-10-15T12:39:00Z">
            <w:r>
              <w:rPr>
                <w:noProof/>
                <w:webHidden/>
              </w:rPr>
              <w:t>7</w:t>
            </w:r>
            <w:r>
              <w:rPr>
                <w:noProof/>
                <w:webHidden/>
              </w:rPr>
              <w:fldChar w:fldCharType="end"/>
            </w:r>
            <w:r w:rsidRPr="0011748C">
              <w:rPr>
                <w:rStyle w:val="Hyperlink"/>
                <w:noProof/>
              </w:rPr>
              <w:fldChar w:fldCharType="end"/>
            </w:r>
          </w:ins>
        </w:p>
        <w:p w14:paraId="6F85D014" w14:textId="3E36E95E" w:rsidR="00D013DE" w:rsidRDefault="00D013DE">
          <w:pPr>
            <w:pStyle w:val="TOC2"/>
            <w:rPr>
              <w:ins w:id="56" w:author="Reddington, Joseph" w:date="2018-10-15T12:39:00Z"/>
              <w:rFonts w:eastAsiaTheme="minorEastAsia" w:cstheme="minorBidi"/>
              <w:b w:val="0"/>
              <w:bCs w:val="0"/>
              <w:noProof/>
              <w:sz w:val="24"/>
              <w:szCs w:val="24"/>
            </w:rPr>
          </w:pPr>
          <w:ins w:id="57"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"_Toc527370499"</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rFonts w:ascii="&amp;quot" w:hAnsi="&amp;quot"/>
                <w:noProof/>
              </w:rPr>
              <w:t>Upload Architecture:</w:t>
            </w:r>
            <w:r>
              <w:rPr>
                <w:noProof/>
                <w:webHidden/>
              </w:rPr>
              <w:tab/>
            </w:r>
            <w:r>
              <w:rPr>
                <w:noProof/>
                <w:webHidden/>
              </w:rPr>
              <w:fldChar w:fldCharType="begin"/>
            </w:r>
            <w:r>
              <w:rPr>
                <w:noProof/>
                <w:webHidden/>
              </w:rPr>
              <w:instrText xml:space="preserve"> PAGEREF _Toc527370499 \h </w:instrText>
            </w:r>
            <w:r>
              <w:rPr>
                <w:noProof/>
                <w:webHidden/>
              </w:rPr>
            </w:r>
          </w:ins>
          <w:r>
            <w:rPr>
              <w:noProof/>
              <w:webHidden/>
            </w:rPr>
            <w:fldChar w:fldCharType="separate"/>
          </w:r>
          <w:ins w:id="58" w:author="Reddington, Joseph" w:date="2018-10-15T12:39:00Z">
            <w:r>
              <w:rPr>
                <w:noProof/>
                <w:webHidden/>
              </w:rPr>
              <w:t>8</w:t>
            </w:r>
            <w:r>
              <w:rPr>
                <w:noProof/>
                <w:webHidden/>
              </w:rPr>
              <w:fldChar w:fldCharType="end"/>
            </w:r>
            <w:r w:rsidRPr="0011748C">
              <w:rPr>
                <w:rStyle w:val="Hyperlink"/>
                <w:noProof/>
              </w:rPr>
              <w:fldChar w:fldCharType="end"/>
            </w:r>
          </w:ins>
        </w:p>
        <w:p w14:paraId="7B8C7CCF" w14:textId="7DBC3527" w:rsidR="00D013DE" w:rsidRDefault="00D013DE">
          <w:pPr>
            <w:pStyle w:val="TOC3"/>
            <w:tabs>
              <w:tab w:val="right" w:leader="dot" w:pos="9010"/>
            </w:tabs>
            <w:rPr>
              <w:ins w:id="59" w:author="Reddington, Joseph" w:date="2018-10-15T12:39:00Z"/>
              <w:rFonts w:eastAsiaTheme="minorEastAsia" w:cstheme="minorBidi"/>
              <w:noProof/>
              <w:sz w:val="24"/>
              <w:szCs w:val="24"/>
            </w:rPr>
          </w:pPr>
          <w:ins w:id="60"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"_Toc527370500"</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Physical/Deployment</w:t>
            </w:r>
            <w:r>
              <w:rPr>
                <w:noProof/>
                <w:webHidden/>
              </w:rPr>
              <w:tab/>
            </w:r>
            <w:r>
              <w:rPr>
                <w:noProof/>
                <w:webHidden/>
              </w:rPr>
              <w:fldChar w:fldCharType="begin"/>
            </w:r>
            <w:r>
              <w:rPr>
                <w:noProof/>
                <w:webHidden/>
              </w:rPr>
              <w:instrText xml:space="preserve"> PAGEREF _Toc527370500 \h </w:instrText>
            </w:r>
            <w:r>
              <w:rPr>
                <w:noProof/>
                <w:webHidden/>
              </w:rPr>
            </w:r>
          </w:ins>
          <w:r>
            <w:rPr>
              <w:noProof/>
              <w:webHidden/>
            </w:rPr>
            <w:fldChar w:fldCharType="separate"/>
          </w:r>
          <w:ins w:id="61" w:author="Reddington, Joseph" w:date="2018-10-15T12:39:00Z">
            <w:r>
              <w:rPr>
                <w:noProof/>
                <w:webHidden/>
              </w:rPr>
              <w:t>8</w:t>
            </w:r>
            <w:r>
              <w:rPr>
                <w:noProof/>
                <w:webHidden/>
              </w:rPr>
              <w:fldChar w:fldCharType="end"/>
            </w:r>
            <w:r w:rsidRPr="0011748C">
              <w:rPr>
                <w:rStyle w:val="Hyperlink"/>
                <w:noProof/>
              </w:rPr>
              <w:fldChar w:fldCharType="end"/>
            </w:r>
          </w:ins>
        </w:p>
        <w:p w14:paraId="579D009E" w14:textId="5274AEED" w:rsidR="00D013DE" w:rsidRDefault="00D013DE">
          <w:pPr>
            <w:pStyle w:val="TOC3"/>
            <w:tabs>
              <w:tab w:val="right" w:leader="dot" w:pos="9010"/>
            </w:tabs>
            <w:rPr>
              <w:ins w:id="62" w:author="Reddington, Joseph" w:date="2018-10-15T12:39:00Z"/>
              <w:rFonts w:eastAsiaTheme="minorEastAsia" w:cstheme="minorBidi"/>
              <w:noProof/>
              <w:sz w:val="24"/>
              <w:szCs w:val="24"/>
            </w:rPr>
          </w:pPr>
          <w:ins w:id="63"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"_Toc527370501"</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Logical</w:t>
            </w:r>
            <w:r>
              <w:rPr>
                <w:noProof/>
                <w:webHidden/>
              </w:rPr>
              <w:tab/>
            </w:r>
            <w:r>
              <w:rPr>
                <w:noProof/>
                <w:webHidden/>
              </w:rPr>
              <w:fldChar w:fldCharType="begin"/>
            </w:r>
            <w:r>
              <w:rPr>
                <w:noProof/>
                <w:webHidden/>
              </w:rPr>
              <w:instrText xml:space="preserve"> PAGEREF _Toc527370501 \h </w:instrText>
            </w:r>
            <w:r>
              <w:rPr>
                <w:noProof/>
                <w:webHidden/>
              </w:rPr>
            </w:r>
          </w:ins>
          <w:r>
            <w:rPr>
              <w:noProof/>
              <w:webHidden/>
            </w:rPr>
            <w:fldChar w:fldCharType="separate"/>
          </w:r>
          <w:ins w:id="64" w:author="Reddington, Joseph" w:date="2018-10-15T12:39:00Z">
            <w:r>
              <w:rPr>
                <w:noProof/>
                <w:webHidden/>
              </w:rPr>
              <w:t>8</w:t>
            </w:r>
            <w:r>
              <w:rPr>
                <w:noProof/>
                <w:webHidden/>
              </w:rPr>
              <w:fldChar w:fldCharType="end"/>
            </w:r>
            <w:r w:rsidRPr="0011748C">
              <w:rPr>
                <w:rStyle w:val="Hyperlink"/>
                <w:noProof/>
              </w:rPr>
              <w:fldChar w:fldCharType="end"/>
            </w:r>
          </w:ins>
        </w:p>
        <w:p w14:paraId="3D2D8B22" w14:textId="7CFF952F" w:rsidR="00D013DE" w:rsidRDefault="00D013DE">
          <w:pPr>
            <w:pStyle w:val="TOC3"/>
            <w:tabs>
              <w:tab w:val="right" w:leader="dot" w:pos="9010"/>
            </w:tabs>
            <w:rPr>
              <w:ins w:id="65" w:author="Reddington, Joseph" w:date="2018-10-15T12:39:00Z"/>
              <w:rFonts w:eastAsiaTheme="minorEastAsia" w:cstheme="minorBidi"/>
              <w:noProof/>
              <w:sz w:val="24"/>
              <w:szCs w:val="24"/>
            </w:rPr>
          </w:pPr>
          <w:ins w:id="66"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"_Toc527370502"</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Process</w:t>
            </w:r>
            <w:r>
              <w:rPr>
                <w:noProof/>
                <w:webHidden/>
              </w:rPr>
              <w:tab/>
            </w:r>
            <w:r>
              <w:rPr>
                <w:noProof/>
                <w:webHidden/>
              </w:rPr>
              <w:fldChar w:fldCharType="begin"/>
            </w:r>
            <w:r>
              <w:rPr>
                <w:noProof/>
                <w:webHidden/>
              </w:rPr>
              <w:instrText xml:space="preserve"> PAGEREF _Toc527370502 \h </w:instrText>
            </w:r>
            <w:r>
              <w:rPr>
                <w:noProof/>
                <w:webHidden/>
              </w:rPr>
            </w:r>
          </w:ins>
          <w:r>
            <w:rPr>
              <w:noProof/>
              <w:webHidden/>
            </w:rPr>
            <w:fldChar w:fldCharType="separate"/>
          </w:r>
          <w:ins w:id="67" w:author="Reddington, Joseph" w:date="2018-10-15T12:39:00Z">
            <w:r>
              <w:rPr>
                <w:noProof/>
                <w:webHidden/>
              </w:rPr>
              <w:t>9</w:t>
            </w:r>
            <w:r>
              <w:rPr>
                <w:noProof/>
                <w:webHidden/>
              </w:rPr>
              <w:fldChar w:fldCharType="end"/>
            </w:r>
            <w:r w:rsidRPr="0011748C">
              <w:rPr>
                <w:rStyle w:val="Hyperlink"/>
                <w:noProof/>
              </w:rPr>
              <w:fldChar w:fldCharType="end"/>
            </w:r>
          </w:ins>
        </w:p>
        <w:p w14:paraId="173F7A1C" w14:textId="6A308AFB" w:rsidR="00D013DE" w:rsidRDefault="00D013DE">
          <w:pPr>
            <w:pStyle w:val="TOC2"/>
            <w:rPr>
              <w:ins w:id="68" w:author="Reddington, Joseph" w:date="2018-10-15T12:39:00Z"/>
              <w:rFonts w:eastAsiaTheme="minorEastAsia" w:cstheme="minorBidi"/>
              <w:b w:val="0"/>
              <w:bCs w:val="0"/>
              <w:noProof/>
              <w:sz w:val="24"/>
              <w:szCs w:val="24"/>
            </w:rPr>
          </w:pPr>
          <w:ins w:id="69"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"_Toc527370503"</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Display Architecture</w:t>
            </w:r>
            <w:r>
              <w:rPr>
                <w:noProof/>
                <w:webHidden/>
              </w:rPr>
              <w:tab/>
            </w:r>
            <w:r>
              <w:rPr>
                <w:noProof/>
                <w:webHidden/>
              </w:rPr>
              <w:fldChar w:fldCharType="begin"/>
            </w:r>
            <w:r>
              <w:rPr>
                <w:noProof/>
                <w:webHidden/>
              </w:rPr>
              <w:instrText xml:space="preserve"> PAGEREF _Toc527370503 \h </w:instrText>
            </w:r>
            <w:r>
              <w:rPr>
                <w:noProof/>
                <w:webHidden/>
              </w:rPr>
            </w:r>
          </w:ins>
          <w:r>
            <w:rPr>
              <w:noProof/>
              <w:webHidden/>
            </w:rPr>
            <w:fldChar w:fldCharType="separate"/>
          </w:r>
          <w:ins w:id="70" w:author="Reddington, Joseph" w:date="2018-10-15T12:39:00Z">
            <w:r>
              <w:rPr>
                <w:noProof/>
                <w:webHidden/>
              </w:rPr>
              <w:t>9</w:t>
            </w:r>
            <w:r>
              <w:rPr>
                <w:noProof/>
                <w:webHidden/>
              </w:rPr>
              <w:fldChar w:fldCharType="end"/>
            </w:r>
            <w:r w:rsidRPr="0011748C">
              <w:rPr>
                <w:rStyle w:val="Hyperlink"/>
                <w:noProof/>
              </w:rPr>
              <w:fldChar w:fldCharType="end"/>
            </w:r>
          </w:ins>
        </w:p>
        <w:p w14:paraId="793C4714" w14:textId="68D9E922" w:rsidR="00D013DE" w:rsidRDefault="00D013DE">
          <w:pPr>
            <w:pStyle w:val="TOC3"/>
            <w:tabs>
              <w:tab w:val="right" w:leader="dot" w:pos="9010"/>
            </w:tabs>
            <w:rPr>
              <w:ins w:id="71" w:author="Reddington, Joseph" w:date="2018-10-15T12:39:00Z"/>
              <w:rFonts w:eastAsiaTheme="minorEastAsia" w:cstheme="minorBidi"/>
              <w:noProof/>
              <w:sz w:val="24"/>
              <w:szCs w:val="24"/>
            </w:rPr>
          </w:pPr>
          <w:ins w:id="72"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"_Toc527370504"</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Logical</w:t>
            </w:r>
            <w:r>
              <w:rPr>
                <w:noProof/>
                <w:webHidden/>
              </w:rPr>
              <w:tab/>
            </w:r>
            <w:r>
              <w:rPr>
                <w:noProof/>
                <w:webHidden/>
              </w:rPr>
              <w:fldChar w:fldCharType="begin"/>
            </w:r>
            <w:r>
              <w:rPr>
                <w:noProof/>
                <w:webHidden/>
              </w:rPr>
              <w:instrText xml:space="preserve"> PAGEREF _Toc527370504 \h </w:instrText>
            </w:r>
            <w:r>
              <w:rPr>
                <w:noProof/>
                <w:webHidden/>
              </w:rPr>
            </w:r>
          </w:ins>
          <w:r>
            <w:rPr>
              <w:noProof/>
              <w:webHidden/>
            </w:rPr>
            <w:fldChar w:fldCharType="separate"/>
          </w:r>
          <w:ins w:id="73" w:author="Reddington, Joseph" w:date="2018-10-15T12:39:00Z">
            <w:r>
              <w:rPr>
                <w:noProof/>
                <w:webHidden/>
              </w:rPr>
              <w:t>10</w:t>
            </w:r>
            <w:r>
              <w:rPr>
                <w:noProof/>
                <w:webHidden/>
              </w:rPr>
              <w:fldChar w:fldCharType="end"/>
            </w:r>
            <w:r w:rsidRPr="0011748C">
              <w:rPr>
                <w:rStyle w:val="Hyperlink"/>
                <w:noProof/>
              </w:rPr>
              <w:fldChar w:fldCharType="end"/>
            </w:r>
          </w:ins>
        </w:p>
        <w:p w14:paraId="187FD257" w14:textId="3214518B" w:rsidR="00D013DE" w:rsidRDefault="00D013DE">
          <w:pPr>
            <w:pStyle w:val="TOC3"/>
            <w:tabs>
              <w:tab w:val="right" w:leader="dot" w:pos="9010"/>
            </w:tabs>
            <w:rPr>
              <w:ins w:id="74" w:author="Reddington, Joseph" w:date="2018-10-15T12:39:00Z"/>
              <w:rFonts w:eastAsiaTheme="minorEastAsia" w:cstheme="minorBidi"/>
              <w:noProof/>
              <w:sz w:val="24"/>
              <w:szCs w:val="24"/>
            </w:rPr>
          </w:pPr>
          <w:ins w:id="75"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"_Toc527370505"</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Process</w:t>
            </w:r>
            <w:r>
              <w:rPr>
                <w:noProof/>
                <w:webHidden/>
              </w:rPr>
              <w:tab/>
            </w:r>
            <w:r>
              <w:rPr>
                <w:noProof/>
                <w:webHidden/>
              </w:rPr>
              <w:fldChar w:fldCharType="begin"/>
            </w:r>
            <w:r>
              <w:rPr>
                <w:noProof/>
                <w:webHidden/>
              </w:rPr>
              <w:instrText xml:space="preserve"> PAGEREF _Toc527370505 \h </w:instrText>
            </w:r>
            <w:r>
              <w:rPr>
                <w:noProof/>
                <w:webHidden/>
              </w:rPr>
            </w:r>
          </w:ins>
          <w:r>
            <w:rPr>
              <w:noProof/>
              <w:webHidden/>
            </w:rPr>
            <w:fldChar w:fldCharType="separate"/>
          </w:r>
          <w:ins w:id="76" w:author="Reddington, Joseph" w:date="2018-10-15T12:39:00Z">
            <w:r>
              <w:rPr>
                <w:noProof/>
                <w:webHidden/>
              </w:rPr>
              <w:t>10</w:t>
            </w:r>
            <w:r>
              <w:rPr>
                <w:noProof/>
                <w:webHidden/>
              </w:rPr>
              <w:fldChar w:fldCharType="end"/>
            </w:r>
            <w:r w:rsidRPr="0011748C">
              <w:rPr>
                <w:rStyle w:val="Hyperlink"/>
                <w:noProof/>
              </w:rPr>
              <w:fldChar w:fldCharType="end"/>
            </w:r>
          </w:ins>
        </w:p>
        <w:p w14:paraId="7AB501AF" w14:textId="222CCAC0" w:rsidR="00D013DE" w:rsidRDefault="00D013DE">
          <w:pPr>
            <w:pStyle w:val="TOC1"/>
            <w:rPr>
              <w:ins w:id="77" w:author="Reddington, Joseph" w:date="2018-10-15T12:39:00Z"/>
              <w:rFonts w:eastAsiaTheme="minorEastAsia" w:cstheme="minorBidi"/>
              <w:b w:val="0"/>
              <w:bCs w:val="0"/>
              <w:i w:val="0"/>
              <w:iCs w:val="0"/>
              <w:noProof/>
            </w:rPr>
          </w:pPr>
          <w:ins w:id="78" w:author="Reddington, Joseph" w:date="2018-10-15T12:39:00Z">
            <w:r w:rsidRPr="0011748C">
              <w:rPr>
                <w:rStyle w:val="Hyperlink"/>
                <w:noProof/>
              </w:rPr>
              <w:fldChar w:fldCharType="begin"/>
            </w:r>
            <w:r w:rsidRPr="0011748C">
              <w:rPr>
                <w:rStyle w:val="Hyperlink"/>
                <w:noProof/>
              </w:rPr>
              <w:instrText xml:space="preserve"> </w:instrText>
            </w:r>
            <w:r>
              <w:rPr>
                <w:noProof/>
              </w:rPr>
              <w:instrText>HYPERLINK \l "_Toc527370506"</w:instrText>
            </w:r>
            <w:r w:rsidRPr="0011748C">
              <w:rPr>
                <w:rStyle w:val="Hyperlink"/>
                <w:noProof/>
              </w:rPr>
              <w:instrText xml:space="preserve"> </w:instrText>
            </w:r>
            <w:r w:rsidRPr="0011748C">
              <w:rPr>
                <w:rStyle w:val="Hyperlink"/>
                <w:noProof/>
              </w:rPr>
            </w:r>
            <w:r w:rsidRPr="0011748C">
              <w:rPr>
                <w:rStyle w:val="Hyperlink"/>
                <w:noProof/>
              </w:rPr>
              <w:fldChar w:fldCharType="separate"/>
            </w:r>
            <w:r w:rsidRPr="0011748C">
              <w:rPr>
                <w:rStyle w:val="Hyperlink"/>
                <w:noProof/>
              </w:rPr>
              <w:t>Examples</w:t>
            </w:r>
            <w:r>
              <w:rPr>
                <w:noProof/>
                <w:webHidden/>
              </w:rPr>
              <w:tab/>
            </w:r>
            <w:r>
              <w:rPr>
                <w:noProof/>
                <w:webHidden/>
              </w:rPr>
              <w:fldChar w:fldCharType="begin"/>
            </w:r>
            <w:r>
              <w:rPr>
                <w:noProof/>
                <w:webHidden/>
              </w:rPr>
              <w:instrText xml:space="preserve"> PAGEREF _Toc527370506 \h </w:instrText>
            </w:r>
            <w:r>
              <w:rPr>
                <w:noProof/>
                <w:webHidden/>
              </w:rPr>
            </w:r>
          </w:ins>
          <w:r>
            <w:rPr>
              <w:noProof/>
              <w:webHidden/>
            </w:rPr>
            <w:fldChar w:fldCharType="separate"/>
          </w:r>
          <w:ins w:id="79" w:author="Reddington, Joseph" w:date="2018-10-15T12:39:00Z">
            <w:r>
              <w:rPr>
                <w:noProof/>
                <w:webHidden/>
              </w:rPr>
              <w:t>10</w:t>
            </w:r>
            <w:r>
              <w:rPr>
                <w:noProof/>
                <w:webHidden/>
              </w:rPr>
              <w:fldChar w:fldCharType="end"/>
            </w:r>
            <w:r w:rsidRPr="0011748C">
              <w:rPr>
                <w:rStyle w:val="Hyperlink"/>
                <w:noProof/>
              </w:rPr>
              <w:fldChar w:fldCharType="end"/>
            </w:r>
          </w:ins>
        </w:p>
        <w:p w14:paraId="13A1D304" w14:textId="5C255C32" w:rsidR="007B7CC2" w:rsidDel="00D013DE" w:rsidRDefault="007B7CC2">
          <w:pPr>
            <w:pStyle w:val="TOC1"/>
            <w:rPr>
              <w:del w:id="80" w:author="Reddington, Joseph" w:date="2018-10-15T12:39:00Z"/>
              <w:rFonts w:eastAsiaTheme="minorEastAsia" w:cstheme="minorBidi"/>
              <w:b w:val="0"/>
              <w:bCs w:val="0"/>
              <w:i w:val="0"/>
              <w:iCs w:val="0"/>
              <w:noProof/>
            </w:rPr>
          </w:pPr>
          <w:del w:id="81" w:author="Reddington, Joseph" w:date="2018-10-15T12:39:00Z">
            <w:r w:rsidRPr="00D013DE" w:rsidDel="00D013DE">
              <w:rPr>
                <w:rStyle w:val="Hyperlink"/>
                <w:noProof/>
                <w:rPrChange w:id="82" w:author="Reddington, Joseph" w:date="2018-10-15T12:39:00Z">
                  <w:rPr>
                    <w:rStyle w:val="Hyperlink"/>
                    <w:noProof/>
                  </w:rPr>
                </w:rPrChange>
              </w:rPr>
              <w:delText>General Description and intended population</w:delText>
            </w:r>
            <w:r w:rsidDel="00D013DE">
              <w:rPr>
                <w:noProof/>
                <w:webHidden/>
              </w:rPr>
              <w:tab/>
              <w:delText>3</w:delText>
            </w:r>
          </w:del>
        </w:p>
        <w:p w14:paraId="4228FFD8" w14:textId="6A4EA7BE" w:rsidR="007B7CC2" w:rsidDel="00D013DE" w:rsidRDefault="007B7CC2">
          <w:pPr>
            <w:pStyle w:val="TOC1"/>
            <w:rPr>
              <w:del w:id="83" w:author="Reddington, Joseph" w:date="2018-10-15T12:39:00Z"/>
              <w:rFonts w:eastAsiaTheme="minorEastAsia" w:cstheme="minorBidi"/>
              <w:b w:val="0"/>
              <w:bCs w:val="0"/>
              <w:i w:val="0"/>
              <w:iCs w:val="0"/>
              <w:noProof/>
            </w:rPr>
          </w:pPr>
          <w:del w:id="84" w:author="Reddington, Joseph" w:date="2018-10-15T12:39:00Z">
            <w:r w:rsidRPr="00D013DE" w:rsidDel="00D013DE">
              <w:rPr>
                <w:rStyle w:val="Hyperlink"/>
                <w:noProof/>
                <w:rPrChange w:id="85" w:author="Reddington, Joseph" w:date="2018-10-15T12:39:00Z">
                  <w:rPr>
                    <w:rStyle w:val="Hyperlink"/>
                    <w:noProof/>
                  </w:rPr>
                </w:rPrChange>
              </w:rPr>
              <w:delText>Intended Use</w:delText>
            </w:r>
            <w:r w:rsidDel="00D013DE">
              <w:rPr>
                <w:noProof/>
                <w:webHidden/>
              </w:rPr>
              <w:tab/>
              <w:delText>3</w:delText>
            </w:r>
          </w:del>
        </w:p>
        <w:p w14:paraId="39EBCE92" w14:textId="23330E0D" w:rsidR="007B7CC2" w:rsidDel="00D013DE" w:rsidRDefault="007B7CC2">
          <w:pPr>
            <w:pStyle w:val="TOC2"/>
            <w:rPr>
              <w:del w:id="86" w:author="Reddington, Joseph" w:date="2018-10-15T12:39:00Z"/>
              <w:rFonts w:eastAsiaTheme="minorEastAsia" w:cstheme="minorBidi"/>
              <w:b w:val="0"/>
              <w:bCs w:val="0"/>
              <w:noProof/>
              <w:sz w:val="24"/>
              <w:szCs w:val="24"/>
            </w:rPr>
          </w:pPr>
          <w:del w:id="87" w:author="Reddington, Joseph" w:date="2018-10-15T12:39:00Z">
            <w:r w:rsidRPr="00D013DE" w:rsidDel="00D013DE">
              <w:rPr>
                <w:rStyle w:val="Hyperlink"/>
                <w:noProof/>
                <w:rPrChange w:id="88" w:author="Reddington, Joseph" w:date="2018-10-15T12:39:00Z">
                  <w:rPr>
                    <w:rStyle w:val="Hyperlink"/>
                    <w:noProof/>
                  </w:rPr>
                </w:rPrChange>
              </w:rPr>
              <w:delText>Hardware and software requirements</w:delText>
            </w:r>
            <w:r w:rsidDel="00D013DE">
              <w:rPr>
                <w:noProof/>
                <w:webHidden/>
              </w:rPr>
              <w:tab/>
              <w:delText>3</w:delText>
            </w:r>
          </w:del>
        </w:p>
        <w:p w14:paraId="26608D5C" w14:textId="035B982A" w:rsidR="007B7CC2" w:rsidDel="00D013DE" w:rsidRDefault="007B7CC2">
          <w:pPr>
            <w:pStyle w:val="TOC3"/>
            <w:tabs>
              <w:tab w:val="right" w:leader="dot" w:pos="9010"/>
            </w:tabs>
            <w:rPr>
              <w:del w:id="89" w:author="Reddington, Joseph" w:date="2018-10-15T12:39:00Z"/>
              <w:rFonts w:eastAsiaTheme="minorEastAsia" w:cstheme="minorBidi"/>
              <w:noProof/>
              <w:sz w:val="24"/>
              <w:szCs w:val="24"/>
            </w:rPr>
          </w:pPr>
          <w:del w:id="90" w:author="Reddington, Joseph" w:date="2018-10-15T12:39:00Z">
            <w:r w:rsidRPr="00D013DE" w:rsidDel="00D013DE">
              <w:rPr>
                <w:rStyle w:val="Hyperlink"/>
                <w:noProof/>
                <w:rPrChange w:id="91" w:author="Reddington, Joseph" w:date="2018-10-15T12:39:00Z">
                  <w:rPr>
                    <w:rStyle w:val="Hyperlink"/>
                    <w:noProof/>
                  </w:rPr>
                </w:rPrChange>
              </w:rPr>
              <w:delText>Desktop/Laptop</w:delText>
            </w:r>
            <w:r w:rsidDel="00D013DE">
              <w:rPr>
                <w:noProof/>
                <w:webHidden/>
              </w:rPr>
              <w:tab/>
              <w:delText>3</w:delText>
            </w:r>
          </w:del>
        </w:p>
        <w:p w14:paraId="611BBF7D" w14:textId="2B8D2216" w:rsidR="007B7CC2" w:rsidDel="00D013DE" w:rsidRDefault="007B7CC2">
          <w:pPr>
            <w:pStyle w:val="TOC3"/>
            <w:tabs>
              <w:tab w:val="right" w:leader="dot" w:pos="9010"/>
            </w:tabs>
            <w:rPr>
              <w:del w:id="92" w:author="Reddington, Joseph" w:date="2018-10-15T12:39:00Z"/>
              <w:rFonts w:eastAsiaTheme="minorEastAsia" w:cstheme="minorBidi"/>
              <w:noProof/>
              <w:sz w:val="24"/>
              <w:szCs w:val="24"/>
            </w:rPr>
          </w:pPr>
          <w:del w:id="93" w:author="Reddington, Joseph" w:date="2018-10-15T12:39:00Z">
            <w:r w:rsidRPr="00D013DE" w:rsidDel="00D013DE">
              <w:rPr>
                <w:rStyle w:val="Hyperlink"/>
                <w:noProof/>
                <w:rPrChange w:id="94" w:author="Reddington, Joseph" w:date="2018-10-15T12:39:00Z">
                  <w:rPr>
                    <w:rStyle w:val="Hyperlink"/>
                    <w:noProof/>
                  </w:rPr>
                </w:rPrChange>
              </w:rPr>
              <w:delText>Mobile</w:delText>
            </w:r>
            <w:r w:rsidDel="00D013DE">
              <w:rPr>
                <w:noProof/>
                <w:webHidden/>
              </w:rPr>
              <w:tab/>
              <w:delText>4</w:delText>
            </w:r>
          </w:del>
        </w:p>
        <w:p w14:paraId="008DF9AD" w14:textId="69B71C74" w:rsidR="007B7CC2" w:rsidDel="00D013DE" w:rsidRDefault="007B7CC2">
          <w:pPr>
            <w:pStyle w:val="TOC1"/>
            <w:rPr>
              <w:del w:id="95" w:author="Reddington, Joseph" w:date="2018-10-15T12:39:00Z"/>
              <w:rFonts w:eastAsiaTheme="minorEastAsia" w:cstheme="minorBidi"/>
              <w:b w:val="0"/>
              <w:bCs w:val="0"/>
              <w:i w:val="0"/>
              <w:iCs w:val="0"/>
              <w:noProof/>
            </w:rPr>
          </w:pPr>
          <w:del w:id="96" w:author="Reddington, Joseph" w:date="2018-10-15T12:39:00Z">
            <w:r w:rsidRPr="00D013DE" w:rsidDel="00D013DE">
              <w:rPr>
                <w:rStyle w:val="Hyperlink"/>
                <w:noProof/>
                <w:rPrChange w:id="97" w:author="Reddington, Joseph" w:date="2018-10-15T12:39:00Z">
                  <w:rPr>
                    <w:rStyle w:val="Hyperlink"/>
                    <w:noProof/>
                  </w:rPr>
                </w:rPrChange>
              </w:rPr>
              <w:delText>Principles of operation</w:delText>
            </w:r>
            <w:r w:rsidDel="00D013DE">
              <w:rPr>
                <w:noProof/>
                <w:webHidden/>
              </w:rPr>
              <w:tab/>
              <w:delText>4</w:delText>
            </w:r>
          </w:del>
        </w:p>
        <w:p w14:paraId="61B01E77" w14:textId="5C7C69FD" w:rsidR="007B7CC2" w:rsidDel="00D013DE" w:rsidRDefault="007B7CC2">
          <w:pPr>
            <w:pStyle w:val="TOC2"/>
            <w:rPr>
              <w:del w:id="98" w:author="Reddington, Joseph" w:date="2018-10-15T12:39:00Z"/>
              <w:rFonts w:eastAsiaTheme="minorEastAsia" w:cstheme="minorBidi"/>
              <w:b w:val="0"/>
              <w:bCs w:val="0"/>
              <w:noProof/>
              <w:sz w:val="24"/>
              <w:szCs w:val="24"/>
            </w:rPr>
          </w:pPr>
          <w:del w:id="99" w:author="Reddington, Joseph" w:date="2018-10-15T12:39:00Z">
            <w:r w:rsidRPr="00D013DE" w:rsidDel="00D013DE">
              <w:rPr>
                <w:rStyle w:val="Hyperlink"/>
                <w:noProof/>
                <w:rPrChange w:id="100" w:author="Reddington, Joseph" w:date="2018-10-15T12:39:00Z">
                  <w:rPr>
                    <w:rStyle w:val="Hyperlink"/>
                    <w:noProof/>
                  </w:rPr>
                </w:rPrChange>
              </w:rPr>
              <w:delText>Risk Class</w:delText>
            </w:r>
            <w:r w:rsidDel="00D013DE">
              <w:rPr>
                <w:noProof/>
                <w:webHidden/>
              </w:rPr>
              <w:tab/>
              <w:delText>4</w:delText>
            </w:r>
          </w:del>
        </w:p>
        <w:p w14:paraId="3C8D930C" w14:textId="4AF9E4A3" w:rsidR="007B7CC2" w:rsidDel="00D013DE" w:rsidRDefault="007B7CC2">
          <w:pPr>
            <w:pStyle w:val="TOC2"/>
            <w:rPr>
              <w:del w:id="101" w:author="Reddington, Joseph" w:date="2018-10-15T12:39:00Z"/>
              <w:rFonts w:eastAsiaTheme="minorEastAsia" w:cstheme="minorBidi"/>
              <w:b w:val="0"/>
              <w:bCs w:val="0"/>
              <w:noProof/>
              <w:sz w:val="24"/>
              <w:szCs w:val="24"/>
            </w:rPr>
          </w:pPr>
          <w:del w:id="102" w:author="Reddington, Joseph" w:date="2018-10-15T12:39:00Z">
            <w:r w:rsidRPr="00D013DE" w:rsidDel="00D013DE">
              <w:rPr>
                <w:rStyle w:val="Hyperlink"/>
                <w:noProof/>
                <w:rPrChange w:id="103" w:author="Reddington, Joseph" w:date="2018-10-15T12:39:00Z">
                  <w:rPr>
                    <w:rStyle w:val="Hyperlink"/>
                    <w:noProof/>
                  </w:rPr>
                </w:rPrChange>
              </w:rPr>
              <w:delText>Novel Features</w:delText>
            </w:r>
            <w:r w:rsidDel="00D013DE">
              <w:rPr>
                <w:noProof/>
                <w:webHidden/>
              </w:rPr>
              <w:tab/>
              <w:delText>4</w:delText>
            </w:r>
          </w:del>
        </w:p>
        <w:p w14:paraId="1E4F142B" w14:textId="0B6A06BF" w:rsidR="007B7CC2" w:rsidDel="00D013DE" w:rsidRDefault="007B7CC2">
          <w:pPr>
            <w:pStyle w:val="TOC2"/>
            <w:rPr>
              <w:del w:id="104" w:author="Reddington, Joseph" w:date="2018-10-15T12:39:00Z"/>
              <w:rFonts w:eastAsiaTheme="minorEastAsia" w:cstheme="minorBidi"/>
              <w:b w:val="0"/>
              <w:bCs w:val="0"/>
              <w:noProof/>
              <w:sz w:val="24"/>
              <w:szCs w:val="24"/>
            </w:rPr>
          </w:pPr>
          <w:del w:id="105" w:author="Reddington, Joseph" w:date="2018-10-15T12:39:00Z">
            <w:r w:rsidRPr="00D013DE" w:rsidDel="00D013DE">
              <w:rPr>
                <w:rStyle w:val="Hyperlink"/>
                <w:noProof/>
                <w:rPrChange w:id="106" w:author="Reddington, Joseph" w:date="2018-10-15T12:39:00Z">
                  <w:rPr>
                    <w:rStyle w:val="Hyperlink"/>
                    <w:noProof/>
                  </w:rPr>
                </w:rPrChange>
              </w:rPr>
              <w:delText>Accessories and other Products</w:delText>
            </w:r>
            <w:r w:rsidDel="00D013DE">
              <w:rPr>
                <w:noProof/>
                <w:webHidden/>
              </w:rPr>
              <w:tab/>
              <w:delText>4</w:delText>
            </w:r>
          </w:del>
        </w:p>
        <w:p w14:paraId="5AC5832C" w14:textId="3B0A475A" w:rsidR="007B7CC2" w:rsidDel="00D013DE" w:rsidRDefault="007B7CC2">
          <w:pPr>
            <w:pStyle w:val="TOC2"/>
            <w:rPr>
              <w:del w:id="107" w:author="Reddington, Joseph" w:date="2018-10-15T12:39:00Z"/>
              <w:rFonts w:eastAsiaTheme="minorEastAsia" w:cstheme="minorBidi"/>
              <w:b w:val="0"/>
              <w:bCs w:val="0"/>
              <w:noProof/>
              <w:sz w:val="24"/>
              <w:szCs w:val="24"/>
            </w:rPr>
          </w:pPr>
          <w:del w:id="108" w:author="Reddington, Joseph" w:date="2018-10-15T12:39:00Z">
            <w:r w:rsidRPr="00D013DE" w:rsidDel="00D013DE">
              <w:rPr>
                <w:rStyle w:val="Hyperlink"/>
                <w:noProof/>
                <w:rPrChange w:id="109" w:author="Reddington, Joseph" w:date="2018-10-15T12:39:00Z">
                  <w:rPr>
                    <w:rStyle w:val="Hyperlink"/>
                    <w:noProof/>
                  </w:rPr>
                </w:rPrChange>
              </w:rPr>
              <w:delText>Configurations and Variants</w:delText>
            </w:r>
            <w:r w:rsidDel="00D013DE">
              <w:rPr>
                <w:noProof/>
                <w:webHidden/>
              </w:rPr>
              <w:tab/>
              <w:delText>5</w:delText>
            </w:r>
          </w:del>
        </w:p>
        <w:p w14:paraId="664608BF" w14:textId="68A8F133" w:rsidR="007B7CC2" w:rsidDel="00D013DE" w:rsidRDefault="007B7CC2">
          <w:pPr>
            <w:pStyle w:val="TOC2"/>
            <w:rPr>
              <w:del w:id="110" w:author="Reddington, Joseph" w:date="2018-10-15T12:39:00Z"/>
              <w:rFonts w:eastAsiaTheme="minorEastAsia" w:cstheme="minorBidi"/>
              <w:b w:val="0"/>
              <w:bCs w:val="0"/>
              <w:noProof/>
              <w:sz w:val="24"/>
              <w:szCs w:val="24"/>
            </w:rPr>
          </w:pPr>
          <w:del w:id="111" w:author="Reddington, Joseph" w:date="2018-10-15T12:39:00Z">
            <w:r w:rsidRPr="00D013DE" w:rsidDel="00D013DE">
              <w:rPr>
                <w:rStyle w:val="Hyperlink"/>
                <w:noProof/>
                <w:rPrChange w:id="112" w:author="Reddington, Joseph" w:date="2018-10-15T12:39:00Z">
                  <w:rPr>
                    <w:rStyle w:val="Hyperlink"/>
                    <w:noProof/>
                  </w:rPr>
                </w:rPrChange>
              </w:rPr>
              <w:delText>Functional Elements</w:delText>
            </w:r>
            <w:r w:rsidDel="00D013DE">
              <w:rPr>
                <w:noProof/>
                <w:webHidden/>
              </w:rPr>
              <w:tab/>
              <w:delText>5</w:delText>
            </w:r>
          </w:del>
        </w:p>
        <w:p w14:paraId="27CA7875" w14:textId="4DA270AA" w:rsidR="007B7CC2" w:rsidDel="00D013DE" w:rsidRDefault="007B7CC2">
          <w:pPr>
            <w:pStyle w:val="TOC3"/>
            <w:tabs>
              <w:tab w:val="right" w:leader="dot" w:pos="9010"/>
            </w:tabs>
            <w:rPr>
              <w:del w:id="113" w:author="Reddington, Joseph" w:date="2018-10-15T12:39:00Z"/>
              <w:rFonts w:eastAsiaTheme="minorEastAsia" w:cstheme="minorBidi"/>
              <w:noProof/>
              <w:sz w:val="24"/>
              <w:szCs w:val="24"/>
            </w:rPr>
          </w:pPr>
          <w:del w:id="114" w:author="Reddington, Joseph" w:date="2018-10-15T12:39:00Z">
            <w:r w:rsidRPr="00D013DE" w:rsidDel="00D013DE">
              <w:rPr>
                <w:rStyle w:val="Hyperlink"/>
                <w:noProof/>
                <w:rPrChange w:id="115" w:author="Reddington, Joseph" w:date="2018-10-15T12:39:00Z">
                  <w:rPr>
                    <w:rStyle w:val="Hyperlink"/>
                    <w:noProof/>
                  </w:rPr>
                </w:rPrChange>
              </w:rPr>
              <w:delText>User Stories</w:delText>
            </w:r>
            <w:r w:rsidDel="00D013DE">
              <w:rPr>
                <w:noProof/>
                <w:webHidden/>
              </w:rPr>
              <w:tab/>
              <w:delText>5</w:delText>
            </w:r>
          </w:del>
        </w:p>
        <w:p w14:paraId="1D7BD7A7" w14:textId="154426D0" w:rsidR="007B7CC2" w:rsidDel="00D013DE" w:rsidRDefault="007B7CC2">
          <w:pPr>
            <w:pStyle w:val="TOC3"/>
            <w:tabs>
              <w:tab w:val="right" w:leader="dot" w:pos="9010"/>
            </w:tabs>
            <w:rPr>
              <w:del w:id="116" w:author="Reddington, Joseph" w:date="2018-10-15T12:39:00Z"/>
              <w:rFonts w:eastAsiaTheme="minorEastAsia" w:cstheme="minorBidi"/>
              <w:noProof/>
              <w:sz w:val="24"/>
              <w:szCs w:val="24"/>
            </w:rPr>
          </w:pPr>
          <w:del w:id="117" w:author="Reddington, Joseph" w:date="2018-10-15T12:39:00Z">
            <w:r w:rsidRPr="00D013DE" w:rsidDel="00D013DE">
              <w:rPr>
                <w:rStyle w:val="Hyperlink"/>
                <w:noProof/>
                <w:rPrChange w:id="118" w:author="Reddington, Joseph" w:date="2018-10-15T12:39:00Z">
                  <w:rPr>
                    <w:rStyle w:val="Hyperlink"/>
                    <w:noProof/>
                  </w:rPr>
                </w:rPrChange>
              </w:rPr>
              <w:delText>People</w:delText>
            </w:r>
            <w:r w:rsidDel="00D013DE">
              <w:rPr>
                <w:noProof/>
                <w:webHidden/>
              </w:rPr>
              <w:tab/>
              <w:delText>6</w:delText>
            </w:r>
          </w:del>
        </w:p>
        <w:p w14:paraId="330CEF85" w14:textId="22C18C04" w:rsidR="007B7CC2" w:rsidDel="00D013DE" w:rsidRDefault="007B7CC2">
          <w:pPr>
            <w:pStyle w:val="TOC2"/>
            <w:rPr>
              <w:del w:id="119" w:author="Reddington, Joseph" w:date="2018-10-15T12:39:00Z"/>
              <w:rFonts w:eastAsiaTheme="minorEastAsia" w:cstheme="minorBidi"/>
              <w:b w:val="0"/>
              <w:bCs w:val="0"/>
              <w:noProof/>
              <w:sz w:val="24"/>
              <w:szCs w:val="24"/>
            </w:rPr>
          </w:pPr>
          <w:del w:id="120" w:author="Reddington, Joseph" w:date="2018-10-15T12:39:00Z">
            <w:r w:rsidRPr="00D013DE" w:rsidDel="00D013DE">
              <w:rPr>
                <w:rStyle w:val="Hyperlink"/>
                <w:noProof/>
                <w:rPrChange w:id="121" w:author="Reddington, Joseph" w:date="2018-10-15T12:39:00Z">
                  <w:rPr>
                    <w:rStyle w:val="Hyperlink"/>
                    <w:noProof/>
                  </w:rPr>
                </w:rPrChange>
              </w:rPr>
              <w:delText>The Open Voice Format Architecture</w:delText>
            </w:r>
            <w:r w:rsidDel="00D013DE">
              <w:rPr>
                <w:noProof/>
                <w:webHidden/>
              </w:rPr>
              <w:tab/>
              <w:delText>7</w:delText>
            </w:r>
          </w:del>
        </w:p>
        <w:p w14:paraId="124D9098" w14:textId="668945B4" w:rsidR="007B7CC2" w:rsidDel="00D013DE" w:rsidRDefault="007B7CC2">
          <w:pPr>
            <w:pStyle w:val="TOC2"/>
            <w:rPr>
              <w:del w:id="122" w:author="Reddington, Joseph" w:date="2018-10-15T12:39:00Z"/>
              <w:rFonts w:eastAsiaTheme="minorEastAsia" w:cstheme="minorBidi"/>
              <w:b w:val="0"/>
              <w:bCs w:val="0"/>
              <w:noProof/>
              <w:sz w:val="24"/>
              <w:szCs w:val="24"/>
            </w:rPr>
          </w:pPr>
          <w:del w:id="123" w:author="Reddington, Joseph" w:date="2018-10-15T12:39:00Z">
            <w:r w:rsidRPr="00D013DE" w:rsidDel="00D013DE">
              <w:rPr>
                <w:rStyle w:val="Hyperlink"/>
                <w:rFonts w:ascii="&amp;quot" w:hAnsi="&amp;quot"/>
                <w:noProof/>
                <w:rPrChange w:id="124" w:author="Reddington, Joseph" w:date="2018-10-15T12:39:00Z">
                  <w:rPr>
                    <w:rStyle w:val="Hyperlink"/>
                    <w:rFonts w:ascii="&amp;quot" w:hAnsi="&amp;quot"/>
                    <w:noProof/>
                  </w:rPr>
                </w:rPrChange>
              </w:rPr>
              <w:delText>Upload Architecture:</w:delText>
            </w:r>
            <w:r w:rsidDel="00D013DE">
              <w:rPr>
                <w:noProof/>
                <w:webHidden/>
              </w:rPr>
              <w:tab/>
              <w:delText>8</w:delText>
            </w:r>
          </w:del>
        </w:p>
        <w:p w14:paraId="44B0D170" w14:textId="44DB6898" w:rsidR="007B7CC2" w:rsidDel="00D013DE" w:rsidRDefault="007B7CC2">
          <w:pPr>
            <w:pStyle w:val="TOC3"/>
            <w:tabs>
              <w:tab w:val="right" w:leader="dot" w:pos="9010"/>
            </w:tabs>
            <w:rPr>
              <w:del w:id="125" w:author="Reddington, Joseph" w:date="2018-10-15T12:39:00Z"/>
              <w:rFonts w:eastAsiaTheme="minorEastAsia" w:cstheme="minorBidi"/>
              <w:noProof/>
              <w:sz w:val="24"/>
              <w:szCs w:val="24"/>
            </w:rPr>
          </w:pPr>
          <w:del w:id="126" w:author="Reddington, Joseph" w:date="2018-10-15T12:39:00Z">
            <w:r w:rsidRPr="00D013DE" w:rsidDel="00D013DE">
              <w:rPr>
                <w:rStyle w:val="Hyperlink"/>
                <w:noProof/>
                <w:rPrChange w:id="127" w:author="Reddington, Joseph" w:date="2018-10-15T12:39:00Z">
                  <w:rPr>
                    <w:rStyle w:val="Hyperlink"/>
                    <w:noProof/>
                  </w:rPr>
                </w:rPrChange>
              </w:rPr>
              <w:delText>Physical/Deployment</w:delText>
            </w:r>
            <w:r w:rsidDel="00D013DE">
              <w:rPr>
                <w:noProof/>
                <w:webHidden/>
              </w:rPr>
              <w:tab/>
              <w:delText>8</w:delText>
            </w:r>
          </w:del>
        </w:p>
        <w:p w14:paraId="4E5F94B2" w14:textId="6E844A74" w:rsidR="007B7CC2" w:rsidDel="00D013DE" w:rsidRDefault="007B7CC2">
          <w:pPr>
            <w:pStyle w:val="TOC3"/>
            <w:tabs>
              <w:tab w:val="right" w:leader="dot" w:pos="9010"/>
            </w:tabs>
            <w:rPr>
              <w:del w:id="128" w:author="Reddington, Joseph" w:date="2018-10-15T12:39:00Z"/>
              <w:rFonts w:eastAsiaTheme="minorEastAsia" w:cstheme="minorBidi"/>
              <w:noProof/>
              <w:sz w:val="24"/>
              <w:szCs w:val="24"/>
            </w:rPr>
          </w:pPr>
          <w:del w:id="129" w:author="Reddington, Joseph" w:date="2018-10-15T12:39:00Z">
            <w:r w:rsidRPr="00D013DE" w:rsidDel="00D013DE">
              <w:rPr>
                <w:rStyle w:val="Hyperlink"/>
                <w:noProof/>
                <w:rPrChange w:id="130" w:author="Reddington, Joseph" w:date="2018-10-15T12:39:00Z">
                  <w:rPr>
                    <w:rStyle w:val="Hyperlink"/>
                    <w:noProof/>
                  </w:rPr>
                </w:rPrChange>
              </w:rPr>
              <w:delText>Logical</w:delText>
            </w:r>
            <w:r w:rsidDel="00D013DE">
              <w:rPr>
                <w:noProof/>
                <w:webHidden/>
              </w:rPr>
              <w:tab/>
              <w:delText>8</w:delText>
            </w:r>
          </w:del>
        </w:p>
        <w:p w14:paraId="43D856CB" w14:textId="3D1CB26F" w:rsidR="007B7CC2" w:rsidDel="00D013DE" w:rsidRDefault="007B7CC2">
          <w:pPr>
            <w:pStyle w:val="TOC3"/>
            <w:tabs>
              <w:tab w:val="right" w:leader="dot" w:pos="9010"/>
            </w:tabs>
            <w:rPr>
              <w:del w:id="131" w:author="Reddington, Joseph" w:date="2018-10-15T12:39:00Z"/>
              <w:rFonts w:eastAsiaTheme="minorEastAsia" w:cstheme="minorBidi"/>
              <w:noProof/>
              <w:sz w:val="24"/>
              <w:szCs w:val="24"/>
            </w:rPr>
          </w:pPr>
          <w:del w:id="132" w:author="Reddington, Joseph" w:date="2018-10-15T12:39:00Z">
            <w:r w:rsidRPr="00D013DE" w:rsidDel="00D013DE">
              <w:rPr>
                <w:rStyle w:val="Hyperlink"/>
                <w:noProof/>
                <w:rPrChange w:id="133" w:author="Reddington, Joseph" w:date="2018-10-15T12:39:00Z">
                  <w:rPr>
                    <w:rStyle w:val="Hyperlink"/>
                    <w:noProof/>
                  </w:rPr>
                </w:rPrChange>
              </w:rPr>
              <w:delText>Process</w:delText>
            </w:r>
            <w:r w:rsidDel="00D013DE">
              <w:rPr>
                <w:noProof/>
                <w:webHidden/>
              </w:rPr>
              <w:tab/>
              <w:delText>8</w:delText>
            </w:r>
          </w:del>
        </w:p>
        <w:p w14:paraId="5D867353" w14:textId="314B4BE0" w:rsidR="007B7CC2" w:rsidDel="00D013DE" w:rsidRDefault="007B7CC2">
          <w:pPr>
            <w:pStyle w:val="TOC2"/>
            <w:rPr>
              <w:del w:id="134" w:author="Reddington, Joseph" w:date="2018-10-15T12:39:00Z"/>
              <w:rFonts w:eastAsiaTheme="minorEastAsia" w:cstheme="minorBidi"/>
              <w:b w:val="0"/>
              <w:bCs w:val="0"/>
              <w:noProof/>
              <w:sz w:val="24"/>
              <w:szCs w:val="24"/>
            </w:rPr>
          </w:pPr>
          <w:del w:id="135" w:author="Reddington, Joseph" w:date="2018-10-15T12:39:00Z">
            <w:r w:rsidRPr="00D013DE" w:rsidDel="00D013DE">
              <w:rPr>
                <w:rStyle w:val="Hyperlink"/>
                <w:noProof/>
                <w:rPrChange w:id="136" w:author="Reddington, Joseph" w:date="2018-10-15T12:39:00Z">
                  <w:rPr>
                    <w:rStyle w:val="Hyperlink"/>
                    <w:noProof/>
                  </w:rPr>
                </w:rPrChange>
              </w:rPr>
              <w:delText>Display Architecture</w:delText>
            </w:r>
            <w:r w:rsidDel="00D013DE">
              <w:rPr>
                <w:noProof/>
                <w:webHidden/>
              </w:rPr>
              <w:tab/>
              <w:delText>8</w:delText>
            </w:r>
          </w:del>
        </w:p>
        <w:p w14:paraId="0A031F3B" w14:textId="07E3C5A7" w:rsidR="007B7CC2" w:rsidDel="00D013DE" w:rsidRDefault="007B7CC2">
          <w:pPr>
            <w:pStyle w:val="TOC3"/>
            <w:tabs>
              <w:tab w:val="right" w:leader="dot" w:pos="9010"/>
            </w:tabs>
            <w:rPr>
              <w:del w:id="137" w:author="Reddington, Joseph" w:date="2018-10-15T12:39:00Z"/>
              <w:rFonts w:eastAsiaTheme="minorEastAsia" w:cstheme="minorBidi"/>
              <w:noProof/>
              <w:sz w:val="24"/>
              <w:szCs w:val="24"/>
            </w:rPr>
          </w:pPr>
          <w:del w:id="138" w:author="Reddington, Joseph" w:date="2018-10-15T12:39:00Z">
            <w:r w:rsidRPr="00D013DE" w:rsidDel="00D013DE">
              <w:rPr>
                <w:rStyle w:val="Hyperlink"/>
                <w:noProof/>
                <w:rPrChange w:id="139" w:author="Reddington, Joseph" w:date="2018-10-15T12:39:00Z">
                  <w:rPr>
                    <w:rStyle w:val="Hyperlink"/>
                    <w:noProof/>
                  </w:rPr>
                </w:rPrChange>
              </w:rPr>
              <w:delText>Logical</w:delText>
            </w:r>
            <w:r w:rsidDel="00D013DE">
              <w:rPr>
                <w:noProof/>
                <w:webHidden/>
              </w:rPr>
              <w:tab/>
              <w:delText>9</w:delText>
            </w:r>
          </w:del>
        </w:p>
        <w:p w14:paraId="34D1D960" w14:textId="4A58D63E" w:rsidR="007B7CC2" w:rsidDel="00D013DE" w:rsidRDefault="007B7CC2">
          <w:pPr>
            <w:pStyle w:val="TOC3"/>
            <w:tabs>
              <w:tab w:val="right" w:leader="dot" w:pos="9010"/>
            </w:tabs>
            <w:rPr>
              <w:del w:id="140" w:author="Reddington, Joseph" w:date="2018-10-15T12:39:00Z"/>
              <w:rFonts w:eastAsiaTheme="minorEastAsia" w:cstheme="minorBidi"/>
              <w:noProof/>
              <w:sz w:val="24"/>
              <w:szCs w:val="24"/>
            </w:rPr>
          </w:pPr>
          <w:del w:id="141" w:author="Reddington, Joseph" w:date="2018-10-15T12:39:00Z">
            <w:r w:rsidRPr="00D013DE" w:rsidDel="00D013DE">
              <w:rPr>
                <w:rStyle w:val="Hyperlink"/>
                <w:noProof/>
                <w:rPrChange w:id="142" w:author="Reddington, Joseph" w:date="2018-10-15T12:39:00Z">
                  <w:rPr>
                    <w:rStyle w:val="Hyperlink"/>
                    <w:noProof/>
                  </w:rPr>
                </w:rPrChange>
              </w:rPr>
              <w:delText>Process</w:delText>
            </w:r>
            <w:r w:rsidDel="00D013DE">
              <w:rPr>
                <w:noProof/>
                <w:webHidden/>
              </w:rPr>
              <w:tab/>
              <w:delText>9</w:delText>
            </w:r>
          </w:del>
        </w:p>
        <w:p w14:paraId="718D0187" w14:textId="34D749C7" w:rsidR="007B7CC2" w:rsidDel="00D013DE" w:rsidRDefault="007B7CC2">
          <w:pPr>
            <w:pStyle w:val="TOC1"/>
            <w:tabs>
              <w:tab w:val="left" w:pos="1200"/>
            </w:tabs>
            <w:rPr>
              <w:del w:id="143" w:author="Reddington, Joseph" w:date="2018-10-15T12:39:00Z"/>
              <w:rFonts w:eastAsiaTheme="minorEastAsia" w:cstheme="minorBidi"/>
              <w:b w:val="0"/>
              <w:bCs w:val="0"/>
              <w:i w:val="0"/>
              <w:iCs w:val="0"/>
              <w:noProof/>
            </w:rPr>
          </w:pPr>
          <w:del w:id="144" w:author="Reddington, Joseph" w:date="2018-10-15T12:39:00Z">
            <w:r w:rsidRPr="00D013DE" w:rsidDel="00D013DE">
              <w:rPr>
                <w:rStyle w:val="Hyperlink"/>
                <w:noProof/>
                <w:rPrChange w:id="145" w:author="Reddington, Joseph" w:date="2018-10-15T12:39:00Z">
                  <w:rPr>
                    <w:rStyle w:val="Hyperlink"/>
                    <w:noProof/>
                  </w:rPr>
                </w:rPrChange>
              </w:rPr>
              <w:delText>Examples</w:delText>
            </w:r>
            <w:r w:rsidDel="00D013DE">
              <w:rPr>
                <w:rFonts w:eastAsiaTheme="minorEastAsia" w:cstheme="minorBidi"/>
                <w:b w:val="0"/>
                <w:bCs w:val="0"/>
                <w:i w:val="0"/>
                <w:iCs w:val="0"/>
                <w:noProof/>
              </w:rPr>
              <w:tab/>
            </w:r>
            <w:r w:rsidDel="00D013DE">
              <w:rPr>
                <w:noProof/>
                <w:webHidden/>
              </w:rPr>
              <w:tab/>
              <w:delText>10</w:delText>
            </w:r>
          </w:del>
        </w:p>
        <w:p w14:paraId="294505C8" w14:textId="0BF4FADA" w:rsidR="00C60D0A" w:rsidRDefault="00C60D0A">
          <w:r>
            <w:rPr>
              <w:b/>
              <w:bCs/>
              <w:noProof/>
            </w:rPr>
            <w:fldChar w:fldCharType="end"/>
          </w:r>
        </w:p>
      </w:sdtContent>
    </w:sdt>
    <w:p w14:paraId="73FE9BC9" w14:textId="77777777" w:rsidR="00C60D0A" w:rsidRDefault="00C60D0A" w:rsidP="00267296">
      <w:pPr>
        <w:pStyle w:val="Heading3"/>
      </w:pPr>
    </w:p>
    <w:p w14:paraId="0CDEFE6E" w14:textId="77777777" w:rsidR="00C60D0A" w:rsidRDefault="00C60D0A" w:rsidP="00267296">
      <w:pPr>
        <w:pStyle w:val="Heading3"/>
      </w:pPr>
    </w:p>
    <w:p w14:paraId="7931042A" w14:textId="77777777" w:rsidR="00C60D0A" w:rsidRDefault="00C60D0A">
      <w:pPr>
        <w:rPr>
          <w:rFonts w:ascii="Times New Roman" w:eastAsia="Times New Roman" w:hAnsi="Times New Roman" w:cs="Times New Roman"/>
          <w:b/>
          <w:bCs/>
          <w:sz w:val="27"/>
          <w:szCs w:val="27"/>
        </w:rPr>
      </w:pPr>
      <w:r>
        <w:br w:type="page"/>
      </w:r>
    </w:p>
    <w:p w14:paraId="6AA55009" w14:textId="629B419D" w:rsidR="00267296" w:rsidRDefault="00267296" w:rsidP="00C60D0A">
      <w:pPr>
        <w:pStyle w:val="Heading1"/>
      </w:pPr>
      <w:bookmarkStart w:id="146" w:name="_Toc527370484"/>
      <w:r>
        <w:lastRenderedPageBreak/>
        <w:t>General Description and intended population</w:t>
      </w:r>
      <w:bookmarkEnd w:id="146"/>
    </w:p>
    <w:p w14:paraId="06A3CCF0" w14:textId="5CC42114" w:rsidR="00267296" w:rsidRDefault="00267296" w:rsidP="004B6A34">
      <w:r>
        <w:t>The Open Voice Factory aids allows people to communicate. Open Voice Factory aids exist as webpages</w:t>
      </w:r>
      <w:r w:rsidR="000B3346">
        <w:t xml:space="preserve"> or within apps that mimic the webpage operation</w:t>
      </w:r>
      <w:r>
        <w:t xml:space="preserve"> – and when icons on those pages are touched they speak particular utterances aloud.  For example: pressing a picture of a toilet might say “I want to go to the toilet now”. </w:t>
      </w:r>
    </w:p>
    <w:p w14:paraId="78F0E5E4" w14:textId="4CB05224" w:rsidR="00267296" w:rsidRDefault="00267296" w:rsidP="004B6A34"/>
    <w:p w14:paraId="515E4105" w14:textId="096E9089" w:rsidR="00267296" w:rsidRDefault="00D8474A" w:rsidP="00267296">
      <w:pPr>
        <w:keepNext/>
      </w:pPr>
      <w:ins w:id="147" w:author="Reddington, Joseph" w:date="2018-10-15T12:33:00Z">
        <w:r>
          <w:rPr>
            <w:rFonts w:ascii="Times New Roman" w:eastAsia="Times New Roman" w:hAnsi="Times New Roman" w:cs="Times New Roman"/>
            <w:noProof/>
          </w:rPr>
          <w:drawing>
            <wp:inline distT="0" distB="0" distL="0" distR="0" wp14:anchorId="71AB8F37" wp14:editId="2EE7509F">
              <wp:extent cx="571500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png"/>
                      <pic:cNvPicPr/>
                    </pic:nvPicPr>
                    <pic:blipFill>
                      <a:blip r:embed="rId9">
                        <a:extLst>
                          <a:ext uri="{28A0092B-C50C-407E-A947-70E740481C1C}">
                            <a14:useLocalDpi xmlns:a14="http://schemas.microsoft.com/office/drawing/2010/main" val="0"/>
                          </a:ext>
                        </a:extLst>
                      </a:blip>
                      <a:stretch>
                        <a:fillRect/>
                      </a:stretch>
                    </pic:blipFill>
                    <pic:spPr>
                      <a:xfrm>
                        <a:off x="0" y="0"/>
                        <a:ext cx="5715000" cy="4419600"/>
                      </a:xfrm>
                      <a:prstGeom prst="rect">
                        <a:avLst/>
                      </a:prstGeom>
                    </pic:spPr>
                  </pic:pic>
                </a:graphicData>
              </a:graphic>
            </wp:inline>
          </w:drawing>
        </w:r>
      </w:ins>
      <w:del w:id="148" w:author="Reddington, Joseph" w:date="2018-10-15T12:32:00Z">
        <w:r w:rsidR="00267296" w:rsidRPr="00267296" w:rsidDel="00D8474A">
          <w:rPr>
            <w:rFonts w:ascii="Times New Roman" w:eastAsia="Times New Roman" w:hAnsi="Times New Roman" w:cs="Times New Roman"/>
          </w:rPr>
          <w:fldChar w:fldCharType="begin"/>
        </w:r>
        <w:r w:rsidR="00267296" w:rsidRPr="00267296" w:rsidDel="00D8474A">
          <w:rPr>
            <w:rFonts w:ascii="Times New Roman" w:eastAsia="Times New Roman" w:hAnsi="Times New Roman" w:cs="Times New Roman"/>
          </w:rPr>
          <w:delInstrText xml:space="preserve"> INCLUDEPICTURE "http://www.theopenvoicefactory.org/img/services/held.JPG" \* MERGEFORMATINET </w:delInstrText>
        </w:r>
        <w:r w:rsidR="00267296" w:rsidRPr="00267296" w:rsidDel="00D8474A">
          <w:rPr>
            <w:rFonts w:ascii="Times New Roman" w:eastAsia="Times New Roman" w:hAnsi="Times New Roman" w:cs="Times New Roman"/>
          </w:rPr>
          <w:fldChar w:fldCharType="separate"/>
        </w:r>
        <w:r w:rsidR="00267296" w:rsidRPr="00267296" w:rsidDel="00D8474A">
          <w:rPr>
            <w:rFonts w:ascii="Times New Roman" w:eastAsia="Times New Roman" w:hAnsi="Times New Roman" w:cs="Times New Roman"/>
            <w:noProof/>
            <w:lang w:eastAsia="en-GB"/>
          </w:rPr>
          <w:drawing>
            <wp:inline distT="0" distB="0" distL="0" distR="0" wp14:anchorId="288C9524" wp14:editId="2C520F89">
              <wp:extent cx="5071403" cy="3534802"/>
              <wp:effectExtent l="0" t="0" r="0" b="0"/>
              <wp:docPr id="14" name="Picture 14" descr="http://www.theopenvoicefactory.org/img/services/h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openvoicefactory.org/img/services/hel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6003" cy="3538008"/>
                      </a:xfrm>
                      <a:prstGeom prst="rect">
                        <a:avLst/>
                      </a:prstGeom>
                      <a:noFill/>
                      <a:ln>
                        <a:noFill/>
                      </a:ln>
                    </pic:spPr>
                  </pic:pic>
                </a:graphicData>
              </a:graphic>
            </wp:inline>
          </w:drawing>
        </w:r>
        <w:r w:rsidR="00267296" w:rsidRPr="00267296" w:rsidDel="00D8474A">
          <w:rPr>
            <w:rFonts w:ascii="Times New Roman" w:eastAsia="Times New Roman" w:hAnsi="Times New Roman" w:cs="Times New Roman"/>
          </w:rPr>
          <w:fldChar w:fldCharType="end"/>
        </w:r>
      </w:del>
    </w:p>
    <w:p w14:paraId="34425B7F" w14:textId="0F527C78" w:rsidR="00267296" w:rsidRPr="00267296" w:rsidRDefault="00267296" w:rsidP="00267296">
      <w:pPr>
        <w:pStyle w:val="Caption"/>
        <w:rPr>
          <w:rFonts w:ascii="Times New Roman" w:eastAsia="Times New Roman" w:hAnsi="Times New Roman" w:cs="Times New Roman"/>
        </w:rPr>
      </w:pPr>
      <w:commentRangeStart w:id="149"/>
      <w:r>
        <w:t xml:space="preserve">Figure </w:t>
      </w:r>
      <w:r w:rsidR="00D86BE5">
        <w:rPr>
          <w:noProof/>
        </w:rPr>
        <w:fldChar w:fldCharType="begin"/>
      </w:r>
      <w:r w:rsidR="00D86BE5">
        <w:rPr>
          <w:noProof/>
        </w:rPr>
        <w:instrText xml:space="preserve"> SEQ Figure \* ARABIC </w:instrText>
      </w:r>
      <w:r w:rsidR="00D86BE5">
        <w:rPr>
          <w:noProof/>
        </w:rPr>
        <w:fldChar w:fldCharType="separate"/>
      </w:r>
      <w:r>
        <w:rPr>
          <w:noProof/>
        </w:rPr>
        <w:t>1</w:t>
      </w:r>
      <w:r w:rsidR="00D86BE5">
        <w:rPr>
          <w:noProof/>
        </w:rPr>
        <w:fldChar w:fldCharType="end"/>
      </w:r>
      <w:r>
        <w:t xml:space="preserve">: An Open Voice Factory Aid, running on an </w:t>
      </w:r>
      <w:del w:id="150" w:author="Reddington, Joseph" w:date="2018-10-15T12:33:00Z">
        <w:r w:rsidDel="00D8474A">
          <w:delText xml:space="preserve">Android </w:delText>
        </w:r>
      </w:del>
      <w:ins w:id="151" w:author="Reddington, Joseph" w:date="2018-10-15T12:33:00Z">
        <w:r w:rsidR="00D8474A">
          <w:t>iPad</w:t>
        </w:r>
      </w:ins>
      <w:del w:id="152" w:author="Reddington, Joseph" w:date="2018-10-15T12:33:00Z">
        <w:r w:rsidDel="00D8474A">
          <w:delText>tablet</w:delText>
        </w:r>
      </w:del>
      <w:commentRangeEnd w:id="149"/>
      <w:r w:rsidR="00DB5BD4">
        <w:rPr>
          <w:rStyle w:val="CommentReference"/>
          <w:i w:val="0"/>
          <w:iCs w:val="0"/>
          <w:color w:val="auto"/>
        </w:rPr>
        <w:commentReference w:id="149"/>
      </w:r>
    </w:p>
    <w:p w14:paraId="3678AC2E" w14:textId="5B6527D5" w:rsidR="004B6A34" w:rsidRDefault="00267296" w:rsidP="004B6A34">
      <w:r>
        <w:t xml:space="preserve">The intended patient population is any person with a cognitive or physical issue that </w:t>
      </w:r>
      <w:r w:rsidR="000B3346">
        <w:t xml:space="preserve">reduces the capacity for </w:t>
      </w:r>
      <w:r>
        <w:t xml:space="preserve">understandable speech.  Examples include: traumatic brain injury, downs syndrome, autism, and cri-du-chat syndrome. </w:t>
      </w:r>
    </w:p>
    <w:p w14:paraId="0D3F10CB" w14:textId="77777777" w:rsidR="006C5FA1" w:rsidRPr="001925F8" w:rsidRDefault="006C5FA1" w:rsidP="00EA62FB">
      <w:pPr>
        <w:pStyle w:val="Heading1"/>
      </w:pPr>
      <w:bookmarkStart w:id="153" w:name="_Toc527370485"/>
      <w:r w:rsidRPr="001925F8">
        <w:t xml:space="preserve">Intended </w:t>
      </w:r>
      <w:r w:rsidRPr="00EA62FB">
        <w:t>Use</w:t>
      </w:r>
      <w:bookmarkEnd w:id="153"/>
    </w:p>
    <w:p w14:paraId="477404F3" w14:textId="77777777" w:rsidR="006C5FA1" w:rsidRPr="00AB27F7" w:rsidRDefault="006C5FA1" w:rsidP="006C5FA1">
      <w:r>
        <w:t xml:space="preserve">The Open Voice Factory replaces or supports verbal speech in members of the intended patient population. </w:t>
      </w:r>
    </w:p>
    <w:p w14:paraId="48EEC9E0" w14:textId="77777777" w:rsidR="006C5FA1" w:rsidRDefault="006C5FA1" w:rsidP="006C5FA1"/>
    <w:p w14:paraId="676D1905" w14:textId="6BD8A754" w:rsidR="004502B5" w:rsidRDefault="00270670" w:rsidP="00EA62FB">
      <w:pPr>
        <w:pStyle w:val="Heading2"/>
        <w:rPr>
          <w:ins w:id="154" w:author="greg.smart" w:date="2018-10-04T15:25:00Z"/>
        </w:rPr>
      </w:pPr>
      <w:bookmarkStart w:id="155" w:name="_Toc527370486"/>
      <w:r>
        <w:t>Hardware and software requirements</w:t>
      </w:r>
      <w:bookmarkEnd w:id="155"/>
    </w:p>
    <w:p w14:paraId="206AE898" w14:textId="6F615065" w:rsidR="001A17AD" w:rsidRPr="001A17AD" w:rsidRDefault="001A17AD">
      <w:pPr>
        <w:pPrChange w:id="156" w:author="greg.smart" w:date="2018-10-04T15:25:00Z">
          <w:pPr>
            <w:pStyle w:val="Heading2"/>
          </w:pPr>
        </w:pPrChange>
      </w:pPr>
      <w:ins w:id="157" w:author="greg.smart" w:date="2018-10-04T15:25:00Z">
        <w:r>
          <w:lastRenderedPageBreak/>
          <w:t xml:space="preserve">The following describes the minimum specification device on which OVF is approved to run.  Higher specification devices </w:t>
        </w:r>
      </w:ins>
      <w:ins w:id="158" w:author="greg.smart" w:date="2018-10-04T15:26:00Z">
        <w:r>
          <w:t>would also be acceptable.</w:t>
        </w:r>
      </w:ins>
    </w:p>
    <w:p w14:paraId="71982FA8" w14:textId="2D3F9935" w:rsidR="004502B5" w:rsidRPr="004502B5" w:rsidRDefault="00DC0E4C" w:rsidP="00EA62FB">
      <w:pPr>
        <w:pStyle w:val="Heading3"/>
      </w:pPr>
      <w:bookmarkStart w:id="159" w:name="_Toc527370487"/>
      <w:r>
        <w:t>Desktop/Laptop</w:t>
      </w:r>
      <w:bookmarkEnd w:id="159"/>
    </w:p>
    <w:p w14:paraId="385457B2" w14:textId="77777777" w:rsidR="004502B5" w:rsidRDefault="004502B5" w:rsidP="004502B5">
      <w:pPr>
        <w:numPr>
          <w:ilvl w:val="0"/>
          <w:numId w:val="44"/>
        </w:numPr>
        <w:spacing w:before="100" w:beforeAutospacing="1" w:after="100" w:afterAutospacing="1"/>
        <w:rPr>
          <w:rFonts w:ascii="Times New Roman" w:eastAsia="Times New Roman" w:hAnsi="Times New Roman" w:cs="Times New Roman"/>
        </w:rPr>
      </w:pPr>
      <w:bookmarkStart w:id="160" w:name="main-pars_text_1416119464"/>
      <w:bookmarkEnd w:id="160"/>
      <w:r>
        <w:rPr>
          <w:rFonts w:ascii="Times New Roman" w:eastAsia="Times New Roman" w:hAnsi="Times New Roman" w:cs="Times New Roman"/>
        </w:rPr>
        <w:t xml:space="preserve">Supported operating system: </w:t>
      </w:r>
    </w:p>
    <w:p w14:paraId="0554CE71" w14:textId="77777777" w:rsidR="004502B5" w:rsidRDefault="004502B5" w:rsidP="00EA62FB">
      <w:pPr>
        <w:numPr>
          <w:ilvl w:val="1"/>
          <w:numId w:val="4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(OSX) </w:t>
      </w:r>
      <w:r w:rsidRPr="004502B5">
        <w:rPr>
          <w:rFonts w:ascii="Times New Roman" w:eastAsia="Times New Roman" w:hAnsi="Times New Roman" w:cs="Times New Roman"/>
        </w:rPr>
        <w:t>mac</w:t>
      </w:r>
      <w:r>
        <w:rPr>
          <w:rFonts w:ascii="Times New Roman" w:eastAsia="Times New Roman" w:hAnsi="Times New Roman" w:cs="Times New Roman"/>
        </w:rPr>
        <w:t>OS version 10.13 (High Sierra) or above</w:t>
      </w:r>
    </w:p>
    <w:p w14:paraId="0F269D3F" w14:textId="3C56CCBA" w:rsidR="004502B5" w:rsidRPr="004502B5" w:rsidRDefault="004502B5" w:rsidP="00EA62FB">
      <w:pPr>
        <w:numPr>
          <w:ilvl w:val="1"/>
          <w:numId w:val="4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(Windows) Windows 10</w:t>
      </w:r>
    </w:p>
    <w:p w14:paraId="2B16873C" w14:textId="350154FF" w:rsidR="004502B5" w:rsidRPr="004502B5" w:rsidRDefault="004502B5" w:rsidP="004502B5">
      <w:pPr>
        <w:numPr>
          <w:ilvl w:val="0"/>
          <w:numId w:val="4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1</w:t>
      </w:r>
      <w:r w:rsidRPr="004502B5">
        <w:rPr>
          <w:rFonts w:ascii="Times New Roman" w:eastAsia="Times New Roman" w:hAnsi="Times New Roman" w:cs="Times New Roman"/>
        </w:rPr>
        <w:t> GHz or faster processor</w:t>
      </w:r>
    </w:p>
    <w:p w14:paraId="5DE96970" w14:textId="3651752A" w:rsidR="004502B5" w:rsidRPr="004502B5" w:rsidRDefault="004502B5" w:rsidP="004502B5">
      <w:pPr>
        <w:numPr>
          <w:ilvl w:val="0"/>
          <w:numId w:val="4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1</w:t>
      </w:r>
      <w:r w:rsidRPr="004502B5">
        <w:rPr>
          <w:rFonts w:ascii="Times New Roman" w:eastAsia="Times New Roman" w:hAnsi="Times New Roman" w:cs="Times New Roman"/>
        </w:rPr>
        <w:t xml:space="preserve"> GB or more of RAM </w:t>
      </w:r>
    </w:p>
    <w:p w14:paraId="755F3B8A" w14:textId="59709020" w:rsidR="004502B5" w:rsidRPr="004502B5" w:rsidRDefault="004502B5" w:rsidP="004502B5">
      <w:pPr>
        <w:numPr>
          <w:ilvl w:val="0"/>
          <w:numId w:val="4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800</w:t>
      </w:r>
      <w:r w:rsidRPr="004502B5">
        <w:rPr>
          <w:rFonts w:ascii="Times New Roman" w:eastAsia="Times New Roman" w:hAnsi="Times New Roman" w:cs="Times New Roman"/>
        </w:rPr>
        <w:t xml:space="preserve"> x </w:t>
      </w:r>
      <w:r>
        <w:rPr>
          <w:rFonts w:ascii="Times New Roman" w:eastAsia="Times New Roman" w:hAnsi="Times New Roman" w:cs="Times New Roman"/>
        </w:rPr>
        <w:t>600</w:t>
      </w:r>
      <w:r w:rsidRPr="004502B5">
        <w:rPr>
          <w:rFonts w:ascii="Times New Roman" w:eastAsia="Times New Roman" w:hAnsi="Times New Roman" w:cs="Times New Roman"/>
        </w:rPr>
        <w:t xml:space="preserve"> display </w:t>
      </w:r>
    </w:p>
    <w:p w14:paraId="0D914531" w14:textId="239F32B7" w:rsidR="004502B5" w:rsidRDefault="004502B5" w:rsidP="004502B5">
      <w:pPr>
        <w:numPr>
          <w:ilvl w:val="0"/>
          <w:numId w:val="4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Steady </w:t>
      </w:r>
      <w:r w:rsidRPr="004502B5">
        <w:rPr>
          <w:rFonts w:ascii="Times New Roman" w:eastAsia="Times New Roman" w:hAnsi="Times New Roman" w:cs="Times New Roman"/>
        </w:rPr>
        <w:t>Internet connection</w:t>
      </w:r>
      <w:r>
        <w:rPr>
          <w:rFonts w:ascii="Times New Roman" w:eastAsia="Times New Roman" w:hAnsi="Times New Roman" w:cs="Times New Roman"/>
        </w:rPr>
        <w:t xml:space="preserve"> of at least 10</w:t>
      </w:r>
      <w:proofErr w:type="gramStart"/>
      <w:r>
        <w:rPr>
          <w:rFonts w:ascii="Times New Roman" w:eastAsia="Times New Roman" w:hAnsi="Times New Roman" w:cs="Times New Roman"/>
        </w:rPr>
        <w:t xml:space="preserve">Mbps </w:t>
      </w:r>
      <w:r w:rsidRPr="004502B5">
        <w:rPr>
          <w:rFonts w:ascii="Times New Roman" w:eastAsia="Times New Roman" w:hAnsi="Times New Roman" w:cs="Times New Roman"/>
        </w:rPr>
        <w:t xml:space="preserve"> and</w:t>
      </w:r>
      <w:proofErr w:type="gramEnd"/>
      <w:r w:rsidRPr="004502B5">
        <w:rPr>
          <w:rFonts w:ascii="Times New Roman" w:eastAsia="Times New Roman" w:hAnsi="Times New Roman" w:cs="Times New Roman"/>
        </w:rPr>
        <w:t xml:space="preserve"> </w:t>
      </w:r>
      <w:r>
        <w:rPr>
          <w:rFonts w:ascii="Times New Roman" w:eastAsia="Times New Roman" w:hAnsi="Times New Roman" w:cs="Times New Roman"/>
        </w:rPr>
        <w:t xml:space="preserve">supported </w:t>
      </w:r>
      <w:del w:id="161" w:author="Reddington, Joseph" w:date="2018-10-15T12:33:00Z">
        <w:r w:rsidDel="00D013DE">
          <w:rPr>
            <w:rFonts w:ascii="Times New Roman" w:eastAsia="Times New Roman" w:hAnsi="Times New Roman" w:cs="Times New Roman"/>
          </w:rPr>
          <w:delText>webrower</w:delText>
        </w:r>
      </w:del>
      <w:ins w:id="162" w:author="Reddington, Joseph" w:date="2018-10-15T12:33:00Z">
        <w:r w:rsidR="00D013DE">
          <w:rPr>
            <w:rFonts w:ascii="Times New Roman" w:eastAsia="Times New Roman" w:hAnsi="Times New Roman" w:cs="Times New Roman"/>
          </w:rPr>
          <w:t>web browser</w:t>
        </w:r>
      </w:ins>
      <w:r>
        <w:rPr>
          <w:rFonts w:ascii="Times New Roman" w:eastAsia="Times New Roman" w:hAnsi="Times New Roman" w:cs="Times New Roman"/>
        </w:rPr>
        <w:t xml:space="preserve">, one of: </w:t>
      </w:r>
    </w:p>
    <w:p w14:paraId="13FE8821" w14:textId="32881CDA" w:rsidR="004502B5" w:rsidRDefault="004502B5" w:rsidP="00EA62FB">
      <w:pPr>
        <w:numPr>
          <w:ilvl w:val="1"/>
          <w:numId w:val="44"/>
        </w:numPr>
        <w:spacing w:before="100" w:beforeAutospacing="1" w:after="100" w:afterAutospacing="1"/>
        <w:rPr>
          <w:rFonts w:ascii="Times New Roman" w:eastAsia="Times New Roman" w:hAnsi="Times New Roman" w:cs="Times New Roman"/>
        </w:rPr>
      </w:pPr>
      <w:r w:rsidRPr="004502B5">
        <w:rPr>
          <w:rFonts w:ascii="Times New Roman" w:eastAsia="Times New Roman" w:hAnsi="Times New Roman" w:cs="Times New Roman"/>
        </w:rPr>
        <w:t xml:space="preserve">Firefox </w:t>
      </w:r>
      <w:r>
        <w:rPr>
          <w:rFonts w:ascii="Times New Roman" w:eastAsia="Times New Roman" w:hAnsi="Times New Roman" w:cs="Times New Roman"/>
        </w:rPr>
        <w:t>62 – without any extensions or modifications</w:t>
      </w:r>
      <w:r w:rsidRPr="004502B5">
        <w:rPr>
          <w:rFonts w:ascii="Times New Roman" w:eastAsia="Times New Roman" w:hAnsi="Times New Roman" w:cs="Times New Roman"/>
        </w:rPr>
        <w:t xml:space="preserve"> </w:t>
      </w:r>
    </w:p>
    <w:p w14:paraId="5ED84770" w14:textId="68A9002D" w:rsidR="004502B5" w:rsidRDefault="004502B5" w:rsidP="00EA62FB">
      <w:pPr>
        <w:numPr>
          <w:ilvl w:val="1"/>
          <w:numId w:val="44"/>
        </w:numPr>
        <w:spacing w:before="100" w:beforeAutospacing="1" w:after="100" w:afterAutospacing="1"/>
        <w:rPr>
          <w:rFonts w:ascii="Times New Roman" w:eastAsia="Times New Roman" w:hAnsi="Times New Roman" w:cs="Times New Roman"/>
        </w:rPr>
      </w:pPr>
      <w:r w:rsidRPr="004502B5">
        <w:rPr>
          <w:rFonts w:ascii="Times New Roman" w:eastAsia="Times New Roman" w:hAnsi="Times New Roman" w:cs="Times New Roman"/>
        </w:rPr>
        <w:t>Chrome 69 – without any extensions or modifications</w:t>
      </w:r>
      <w:bookmarkStart w:id="163" w:name="main-pars_header_1000852968"/>
      <w:bookmarkStart w:id="164" w:name="main-pars_text_139162948"/>
      <w:bookmarkEnd w:id="163"/>
      <w:bookmarkEnd w:id="164"/>
    </w:p>
    <w:p w14:paraId="3678B03D" w14:textId="482DF99D" w:rsidR="00DC0E4C" w:rsidRDefault="00DC0E4C" w:rsidP="00EA62FB">
      <w:pPr>
        <w:pStyle w:val="Heading3"/>
      </w:pPr>
      <w:bookmarkStart w:id="165" w:name="_Toc527370488"/>
      <w:r>
        <w:t>Mobile</w:t>
      </w:r>
      <w:bookmarkEnd w:id="165"/>
    </w:p>
    <w:p w14:paraId="26CDCF35" w14:textId="7CBDA06D" w:rsidR="00DC0E4C" w:rsidRDefault="00DC0E4C" w:rsidP="00EA62FB">
      <w:pPr>
        <w:pStyle w:val="ListParagraph"/>
        <w:numPr>
          <w:ilvl w:val="0"/>
          <w:numId w:val="46"/>
        </w:numPr>
        <w:rPr>
          <w:ins w:id="166" w:author="Reddington, Joseph" w:date="2018-10-15T12:35:00Z"/>
        </w:rPr>
      </w:pPr>
      <w:r>
        <w:t>iOS 12 on a</w:t>
      </w:r>
      <w:ins w:id="167" w:author="greg.smart" w:date="2018-10-04T15:08:00Z">
        <w:r w:rsidR="00EA62FB">
          <w:t>n</w:t>
        </w:r>
      </w:ins>
      <w:r>
        <w:t xml:space="preserve"> official Apple Device </w:t>
      </w:r>
    </w:p>
    <w:p w14:paraId="11C07FFE" w14:textId="02427142" w:rsidR="00D013DE" w:rsidRDefault="00D013DE" w:rsidP="00D013DE">
      <w:pPr>
        <w:rPr>
          <w:ins w:id="168" w:author="Reddington, Joseph" w:date="2018-10-15T12:35:00Z"/>
        </w:rPr>
        <w:pPrChange w:id="169" w:author="Reddington, Joseph" w:date="2018-10-15T12:35:00Z">
          <w:pPr>
            <w:pStyle w:val="ListParagraph"/>
            <w:numPr>
              <w:numId w:val="46"/>
            </w:numPr>
            <w:ind w:hanging="360"/>
          </w:pPr>
        </w:pPrChange>
      </w:pPr>
    </w:p>
    <w:p w14:paraId="49FF97CA" w14:textId="6F8826F5" w:rsidR="00D013DE" w:rsidRDefault="00D013DE" w:rsidP="00D013DE">
      <w:pPr>
        <w:pStyle w:val="Heading3"/>
        <w:rPr>
          <w:ins w:id="170" w:author="Reddington, Joseph" w:date="2018-10-15T12:35:00Z"/>
        </w:rPr>
        <w:pPrChange w:id="171" w:author="Reddington, Joseph" w:date="2018-10-15T12:35:00Z">
          <w:pPr>
            <w:pStyle w:val="ListParagraph"/>
            <w:numPr>
              <w:numId w:val="46"/>
            </w:numPr>
            <w:ind w:hanging="360"/>
          </w:pPr>
        </w:pPrChange>
      </w:pPr>
      <w:bookmarkStart w:id="172" w:name="_Toc527370489"/>
      <w:ins w:id="173" w:author="Reddington, Joseph" w:date="2018-10-15T12:35:00Z">
        <w:r w:rsidRPr="00D013DE">
          <w:rPr>
            <w:rPrChange w:id="174" w:author="Reddington, Joseph" w:date="2018-10-15T12:35:00Z">
              <w:rPr/>
            </w:rPrChange>
          </w:rPr>
          <w:t>Server</w:t>
        </w:r>
        <w:bookmarkEnd w:id="172"/>
        <w:r w:rsidRPr="00D013DE">
          <w:rPr>
            <w:rPrChange w:id="175" w:author="Reddington, Joseph" w:date="2018-10-15T12:35:00Z">
              <w:rPr/>
            </w:rPrChange>
          </w:rPr>
          <w:t xml:space="preserve"> </w:t>
        </w:r>
      </w:ins>
    </w:p>
    <w:p w14:paraId="7A24365A" w14:textId="23A57B9B" w:rsidR="00D013DE" w:rsidRPr="00D013DE" w:rsidRDefault="00D013DE" w:rsidP="00D013DE">
      <w:pPr>
        <w:rPr>
          <w:rPrChange w:id="176" w:author="Reddington, Joseph" w:date="2018-10-15T12:35:00Z">
            <w:rPr/>
          </w:rPrChange>
        </w:rPr>
        <w:pPrChange w:id="177" w:author="Reddington, Joseph" w:date="2018-10-15T12:38:00Z">
          <w:pPr>
            <w:pStyle w:val="ListParagraph"/>
            <w:numPr>
              <w:numId w:val="46"/>
            </w:numPr>
            <w:ind w:hanging="360"/>
          </w:pPr>
        </w:pPrChange>
      </w:pPr>
      <w:ins w:id="178" w:author="Reddington, Joseph" w:date="2018-10-15T12:36:00Z">
        <w:r>
          <w:t xml:space="preserve">The Open Voice Factory requires the use of an online server.  We have tested on a Virtual Private Server with 64Gb memory </w:t>
        </w:r>
      </w:ins>
      <w:ins w:id="179" w:author="Reddington, Joseph" w:date="2018-10-15T12:37:00Z">
        <w:r>
          <w:t xml:space="preserve">running Linux </w:t>
        </w:r>
        <w:r w:rsidRPr="00D013DE">
          <w:rPr>
            <w:rPrChange w:id="180" w:author="Reddington, Joseph" w:date="2018-10-15T12:38:00Z">
              <w:rPr>
                <w:rFonts w:ascii="Times New Roman" w:eastAsia="Times New Roman" w:hAnsi="Times New Roman" w:cs="Times New Roman"/>
              </w:rPr>
            </w:rPrChange>
          </w:rPr>
          <w:t xml:space="preserve">Version: </w:t>
        </w:r>
        <w:r w:rsidRPr="00D013DE">
          <w:rPr>
            <w:rPrChange w:id="181" w:author="Reddington, Joseph" w:date="2018-10-15T12:38:00Z">
              <w:rPr>
                <w:rFonts w:ascii="Times New Roman" w:eastAsia="Times New Roman" w:hAnsi="Times New Roman" w:cs="Times New Roman"/>
                <w:i/>
                <w:iCs/>
              </w:rPr>
            </w:rPrChange>
          </w:rPr>
          <w:t>3.14.52</w:t>
        </w:r>
        <w:r w:rsidRPr="00D013DE">
          <w:rPr>
            <w:rPrChange w:id="182" w:author="Reddington, Joseph" w:date="2018-10-15T12:38:00Z">
              <w:rPr>
                <w:rFonts w:ascii="Times New Roman" w:eastAsia="Times New Roman" w:hAnsi="Times New Roman" w:cs="Times New Roman"/>
              </w:rPr>
            </w:rPrChange>
          </w:rPr>
          <w:t>-</w:t>
        </w:r>
        <w:r w:rsidRPr="00D013DE">
          <w:rPr>
            <w:rPrChange w:id="183" w:author="Reddington, Joseph" w:date="2018-10-15T12:38:00Z">
              <w:rPr>
                <w:rFonts w:ascii="Times New Roman" w:eastAsia="Times New Roman" w:hAnsi="Times New Roman" w:cs="Times New Roman"/>
                <w:i/>
                <w:iCs/>
              </w:rPr>
            </w:rPrChange>
          </w:rPr>
          <w:t>vs2</w:t>
        </w:r>
        <w:r w:rsidRPr="00D013DE">
          <w:rPr>
            <w:rPrChange w:id="184" w:author="Reddington, Joseph" w:date="2018-10-15T12:38:00Z">
              <w:rPr>
                <w:rFonts w:ascii="Times New Roman" w:eastAsia="Times New Roman" w:hAnsi="Times New Roman" w:cs="Times New Roman"/>
              </w:rPr>
            </w:rPrChange>
          </w:rPr>
          <w:t>.</w:t>
        </w:r>
        <w:r w:rsidRPr="00D013DE">
          <w:rPr>
            <w:rPrChange w:id="185" w:author="Reddington, Joseph" w:date="2018-10-15T12:38:00Z">
              <w:rPr>
                <w:rFonts w:ascii="Times New Roman" w:eastAsia="Times New Roman" w:hAnsi="Times New Roman" w:cs="Times New Roman"/>
                <w:i/>
                <w:iCs/>
              </w:rPr>
            </w:rPrChange>
          </w:rPr>
          <w:t>3.6.15-1</w:t>
        </w:r>
        <w:r w:rsidRPr="00D013DE">
          <w:rPr>
            <w:rPrChange w:id="186" w:author="Reddington, Joseph" w:date="2018-10-15T12:38:00Z">
              <w:rPr>
                <w:rFonts w:ascii="Times New Roman" w:eastAsia="Times New Roman" w:hAnsi="Times New Roman" w:cs="Times New Roman"/>
              </w:rPr>
            </w:rPrChange>
          </w:rPr>
          <w:t xml:space="preserve"> </w:t>
        </w:r>
      </w:ins>
      <w:ins w:id="187" w:author="Reddington, Joseph" w:date="2018-10-15T12:38:00Z">
        <w:r>
          <w:t xml:space="preserve">and consider that to be the minimum running requirements along with </w:t>
        </w:r>
        <w:proofErr w:type="gramStart"/>
        <w:r>
          <w:t>an</w:t>
        </w:r>
        <w:proofErr w:type="gramEnd"/>
        <w:r>
          <w:t xml:space="preserve"> minimum uptime of 99%. </w:t>
        </w:r>
      </w:ins>
    </w:p>
    <w:p w14:paraId="29F0A039" w14:textId="0BA9CA0D" w:rsidR="00267296" w:rsidRDefault="00267296" w:rsidP="00EA62FB">
      <w:pPr>
        <w:pStyle w:val="Heading1"/>
      </w:pPr>
      <w:bookmarkStart w:id="188" w:name="_Toc527370490"/>
      <w:r>
        <w:t>Principles of operation</w:t>
      </w:r>
      <w:bookmarkEnd w:id="188"/>
    </w:p>
    <w:p w14:paraId="0E91114A" w14:textId="0D0A643F" w:rsidR="00267296" w:rsidRDefault="00267296" w:rsidP="00EA62FB">
      <w:pPr>
        <w:pStyle w:val="Heading2"/>
      </w:pPr>
      <w:bookmarkStart w:id="189" w:name="_Toc527370491"/>
      <w:r>
        <w:t>Risk Class</w:t>
      </w:r>
      <w:bookmarkEnd w:id="189"/>
    </w:p>
    <w:p w14:paraId="087FA839" w14:textId="140B8C19" w:rsidR="00364D35" w:rsidRDefault="004F0191" w:rsidP="000B3346">
      <w:r>
        <w:t>Factors to consider in assessing the risk class of The Open Voice Factory:</w:t>
      </w:r>
    </w:p>
    <w:p w14:paraId="21A00C7B" w14:textId="2CE4A08E" w:rsidR="004F0191" w:rsidRDefault="004F0191" w:rsidP="000B3346">
      <w:pPr>
        <w:pStyle w:val="ListParagraph"/>
        <w:numPr>
          <w:ilvl w:val="0"/>
          <w:numId w:val="38"/>
        </w:numPr>
      </w:pPr>
      <w:r>
        <w:t>Duration of use is for periods of up to several hours continuous use per day.</w:t>
      </w:r>
    </w:p>
    <w:p w14:paraId="7C0BAFE8" w14:textId="6768541C" w:rsidR="004F0191" w:rsidRDefault="004F0191" w:rsidP="000B3346">
      <w:pPr>
        <w:pStyle w:val="ListParagraph"/>
        <w:numPr>
          <w:ilvl w:val="0"/>
          <w:numId w:val="38"/>
        </w:numPr>
      </w:pPr>
      <w:r>
        <w:t>The device is not in contact with the human body</w:t>
      </w:r>
    </w:p>
    <w:p w14:paraId="286FA7B1" w14:textId="12E68BAF" w:rsidR="004F0191" w:rsidRDefault="004F0191" w:rsidP="000B3346">
      <w:pPr>
        <w:pStyle w:val="ListParagraph"/>
        <w:numPr>
          <w:ilvl w:val="0"/>
          <w:numId w:val="38"/>
        </w:numPr>
      </w:pPr>
      <w:r>
        <w:t>It is not a reusable surgical device</w:t>
      </w:r>
    </w:p>
    <w:p w14:paraId="5E80EBE5" w14:textId="318963BC" w:rsidR="004F0191" w:rsidRDefault="004F0191" w:rsidP="000B3346">
      <w:pPr>
        <w:pStyle w:val="ListParagraph"/>
        <w:numPr>
          <w:ilvl w:val="0"/>
          <w:numId w:val="38"/>
        </w:numPr>
      </w:pPr>
      <w:r>
        <w:t>It is not an implantable device</w:t>
      </w:r>
    </w:p>
    <w:p w14:paraId="7EC3EEBF" w14:textId="2AC18F84" w:rsidR="004F0191" w:rsidRDefault="004F0191" w:rsidP="000B3346">
      <w:pPr>
        <w:pStyle w:val="ListParagraph"/>
        <w:numPr>
          <w:ilvl w:val="0"/>
          <w:numId w:val="38"/>
        </w:numPr>
      </w:pPr>
      <w:r>
        <w:t xml:space="preserve">It is an active </w:t>
      </w:r>
      <w:r w:rsidR="000B3346">
        <w:t>therapeutic</w:t>
      </w:r>
      <w:r>
        <w:t xml:space="preserve"> device</w:t>
      </w:r>
    </w:p>
    <w:p w14:paraId="66E6B97F" w14:textId="738AA6B5" w:rsidR="004F0191" w:rsidRDefault="004F0191" w:rsidP="000B3346">
      <w:pPr>
        <w:pStyle w:val="ListParagraph"/>
        <w:numPr>
          <w:ilvl w:val="0"/>
          <w:numId w:val="38"/>
        </w:numPr>
      </w:pPr>
      <w:r>
        <w:t>It does not perform a measuring function</w:t>
      </w:r>
    </w:p>
    <w:p w14:paraId="292A7513" w14:textId="5CDA358A" w:rsidR="004F0191" w:rsidRDefault="004F0191" w:rsidP="000B3346">
      <w:pPr>
        <w:pStyle w:val="ListParagraph"/>
        <w:numPr>
          <w:ilvl w:val="0"/>
          <w:numId w:val="38"/>
        </w:numPr>
      </w:pPr>
      <w:r>
        <w:t>It is not a procedure pack</w:t>
      </w:r>
    </w:p>
    <w:p w14:paraId="012258BF" w14:textId="77777777" w:rsidR="004F0191" w:rsidRDefault="004F0191" w:rsidP="006C5FA1"/>
    <w:p w14:paraId="7B9E332D" w14:textId="3D35C1C4" w:rsidR="004F0191" w:rsidRDefault="004F0191" w:rsidP="006C5FA1">
      <w:r>
        <w:t>The following rules apply</w:t>
      </w:r>
      <w:r>
        <w:rPr>
          <w:rStyle w:val="FootnoteReference"/>
        </w:rPr>
        <w:footnoteReference w:id="1"/>
      </w:r>
    </w:p>
    <w:p w14:paraId="06C77789" w14:textId="7E9AD07F" w:rsidR="00D777DF" w:rsidRDefault="00D777DF" w:rsidP="006C5FA1">
      <w:r>
        <w:t>Rule 1 – Non-invasive device</w:t>
      </w:r>
    </w:p>
    <w:p w14:paraId="143DA12F" w14:textId="77777777" w:rsidR="00D777DF" w:rsidRDefault="00D777DF" w:rsidP="006C5FA1"/>
    <w:p w14:paraId="1B5D4418" w14:textId="5EB84478" w:rsidR="00D777DF" w:rsidRDefault="00D777DF" w:rsidP="006C5FA1">
      <w:r>
        <w:t>Therefore the devices is Class 1.</w:t>
      </w:r>
    </w:p>
    <w:p w14:paraId="5E279006" w14:textId="77777777" w:rsidR="00D777DF" w:rsidRDefault="00D777DF" w:rsidP="006C5FA1"/>
    <w:p w14:paraId="2ECD2D9E" w14:textId="3C120328" w:rsidR="00D777DF" w:rsidRDefault="00D777DF" w:rsidP="006C5FA1">
      <w:r>
        <w:lastRenderedPageBreak/>
        <w:t xml:space="preserve">Note that Rule 9 does not apply because, although the device is an Active </w:t>
      </w:r>
      <w:r w:rsidR="006C5FA1">
        <w:t>Therapeutic</w:t>
      </w:r>
      <w:r>
        <w:t xml:space="preserve"> Device, it does not administer or exchange energy.</w:t>
      </w:r>
    </w:p>
    <w:p w14:paraId="24654536" w14:textId="5C1CEC6D" w:rsidR="00364D35" w:rsidRDefault="00364D35" w:rsidP="00EA62FB">
      <w:pPr>
        <w:pStyle w:val="Heading2"/>
      </w:pPr>
      <w:bookmarkStart w:id="190" w:name="_Toc527370492"/>
      <w:r>
        <w:t>Novel Features</w:t>
      </w:r>
      <w:bookmarkEnd w:id="190"/>
    </w:p>
    <w:p w14:paraId="7064D7E0" w14:textId="1A0FF9DD" w:rsidR="00E63648" w:rsidRDefault="001576B6" w:rsidP="006C5FA1">
      <w:r>
        <w:t>The Open Voice Factory</w:t>
      </w:r>
      <w:r w:rsidR="00E63648">
        <w:t xml:space="preserve"> has been developed as </w:t>
      </w:r>
      <w:r>
        <w:t xml:space="preserve">an </w:t>
      </w:r>
      <w:r w:rsidR="00E63648">
        <w:t>Open Source software application</w:t>
      </w:r>
      <w:r w:rsidR="006C5FA1">
        <w:t>;</w:t>
      </w:r>
      <w:r w:rsidR="00E63648">
        <w:t xml:space="preserve"> that is software whose source code anyone can inspect and modify.  Although anyone can modify the source code, modifications are only accepted into the official product in accordance with the eQuality Time development policy which ensures compliance with</w:t>
      </w:r>
      <w:r>
        <w:t xml:space="preserve"> the Essential R</w:t>
      </w:r>
      <w:r w:rsidR="00E63648">
        <w:t>equirements for CE marking.</w:t>
      </w:r>
    </w:p>
    <w:p w14:paraId="64690CBB" w14:textId="2D1A50D4" w:rsidR="00364D35" w:rsidRDefault="00364D35" w:rsidP="00EA62FB">
      <w:pPr>
        <w:pStyle w:val="Heading2"/>
      </w:pPr>
      <w:bookmarkStart w:id="191" w:name="_Toc527370493"/>
      <w:r>
        <w:t>Accessories and other Products</w:t>
      </w:r>
      <w:bookmarkEnd w:id="191"/>
    </w:p>
    <w:p w14:paraId="28A6B02F" w14:textId="3276E966" w:rsidR="00EA42D6" w:rsidRDefault="00EA42D6" w:rsidP="000B3346">
      <w:r>
        <w:t xml:space="preserve">The Open Voice Factory is software which runs via a web browser.  This can be run on any suitable device (such as a laptop, tablet or smartphone).  The device </w:t>
      </w:r>
      <w:r w:rsidR="00936CAC">
        <w:t>operating the brows</w:t>
      </w:r>
      <w:r>
        <w:t>er in which The Open Voice Factory runs is not considered a medical device.</w:t>
      </w:r>
    </w:p>
    <w:p w14:paraId="22AAE9A1" w14:textId="77777777" w:rsidR="00EA42D6" w:rsidRDefault="00EA42D6" w:rsidP="000B3346"/>
    <w:p w14:paraId="19126E1B" w14:textId="77777777" w:rsidR="00EA42D6" w:rsidRDefault="00EA42D6" w:rsidP="000B3346">
      <w:r>
        <w:t xml:space="preserve">The Open Voice Factory is delivered by eQuality Time from cloud based virtual computers which they have procured.  This environment is not considered a medical </w:t>
      </w:r>
      <w:commentRangeStart w:id="192"/>
      <w:commentRangeStart w:id="193"/>
      <w:commentRangeStart w:id="194"/>
      <w:commentRangeStart w:id="195"/>
      <w:r>
        <w:t>device</w:t>
      </w:r>
      <w:commentRangeEnd w:id="192"/>
      <w:r w:rsidR="00936CAC">
        <w:rPr>
          <w:rStyle w:val="CommentReference"/>
        </w:rPr>
        <w:commentReference w:id="192"/>
      </w:r>
      <w:commentRangeEnd w:id="193"/>
      <w:r w:rsidR="000B3346">
        <w:rPr>
          <w:rStyle w:val="CommentReference"/>
        </w:rPr>
        <w:commentReference w:id="193"/>
      </w:r>
      <w:commentRangeEnd w:id="194"/>
      <w:r w:rsidR="006C5FA1">
        <w:rPr>
          <w:rStyle w:val="CommentReference"/>
        </w:rPr>
        <w:commentReference w:id="194"/>
      </w:r>
      <w:commentRangeEnd w:id="195"/>
      <w:r w:rsidR="001A17AD">
        <w:rPr>
          <w:rStyle w:val="CommentReference"/>
        </w:rPr>
        <w:commentReference w:id="195"/>
      </w:r>
      <w:r>
        <w:t>.</w:t>
      </w:r>
    </w:p>
    <w:p w14:paraId="3CF29A0F" w14:textId="77777777" w:rsidR="00EA42D6" w:rsidRDefault="00EA42D6" w:rsidP="000B3346"/>
    <w:p w14:paraId="61591F71" w14:textId="59ECC4E8" w:rsidR="00364D35" w:rsidRDefault="00EA42D6" w:rsidP="000B3346">
      <w:r>
        <w:t xml:space="preserve">The Open Voice Factory can however be downloaded and operated by anyone, however in this </w:t>
      </w:r>
      <w:r w:rsidR="00936CAC">
        <w:t>configuration the product cannot be considered certified and this is made clear in the associated information provided to potential users.</w:t>
      </w:r>
    </w:p>
    <w:p w14:paraId="33182C09" w14:textId="415E2405" w:rsidR="00364D35" w:rsidRDefault="00364D35" w:rsidP="00EA62FB">
      <w:pPr>
        <w:pStyle w:val="Heading2"/>
      </w:pPr>
      <w:bookmarkStart w:id="196" w:name="_Toc527370494"/>
      <w:r>
        <w:t>Configurations and Variants</w:t>
      </w:r>
      <w:bookmarkEnd w:id="196"/>
    </w:p>
    <w:p w14:paraId="6DC7A923" w14:textId="5B89DB87" w:rsidR="00364D35" w:rsidRDefault="00936CAC" w:rsidP="000B3346">
      <w:r>
        <w:t xml:space="preserve">A single version of The Open Voice Factory will be made available as a Medical Device.  </w:t>
      </w:r>
      <w:r w:rsidR="001576B6">
        <w:t>Updates to this version will be made periodically in line with eQuality Learning’s policies which ensure continued compliance with the Essential Requirements.</w:t>
      </w:r>
    </w:p>
    <w:p w14:paraId="1FB085F3" w14:textId="120BC103" w:rsidR="00364D35" w:rsidRDefault="00364D35" w:rsidP="00EA62FB">
      <w:pPr>
        <w:pStyle w:val="Heading2"/>
      </w:pPr>
      <w:bookmarkStart w:id="197" w:name="_Toc527370495"/>
      <w:r>
        <w:t>Functional Elements</w:t>
      </w:r>
      <w:bookmarkEnd w:id="197"/>
    </w:p>
    <w:p w14:paraId="68C66930" w14:textId="77777777" w:rsidR="002C4972" w:rsidRDefault="002C4972" w:rsidP="00C60D0A">
      <w:pPr>
        <w:pStyle w:val="Heading3"/>
      </w:pPr>
      <w:bookmarkStart w:id="198" w:name="_Toc527370496"/>
      <w:r>
        <w:t>User Stories</w:t>
      </w:r>
      <w:bookmarkEnd w:id="198"/>
    </w:p>
    <w:p w14:paraId="1EBE3C6B"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We use </w:t>
      </w:r>
      <w:hyperlink r:id="rId14" w:history="1">
        <w:r>
          <w:rPr>
            <w:rStyle w:val="Hyperlink"/>
            <w:rFonts w:ascii="&amp;quot" w:hAnsi="&amp;quot"/>
            <w:color w:val="0366D6"/>
          </w:rPr>
          <w:t>User Stories</w:t>
        </w:r>
      </w:hyperlink>
      <w:r>
        <w:rPr>
          <w:rFonts w:ascii="&amp;quot" w:hAnsi="&amp;quot"/>
          <w:color w:val="24292E"/>
        </w:rPr>
        <w:t xml:space="preserve"> to show the high level requirements.</w:t>
      </w:r>
    </w:p>
    <w:p w14:paraId="03209085" w14:textId="3EFE82DF" w:rsidR="002C4972" w:rsidRDefault="002C4972" w:rsidP="002C4972">
      <w:pPr>
        <w:numPr>
          <w:ilvl w:val="0"/>
          <w:numId w:val="39"/>
        </w:numPr>
        <w:spacing w:before="100" w:beforeAutospacing="1" w:after="100" w:afterAutospacing="1"/>
        <w:rPr>
          <w:rFonts w:ascii="&amp;quot" w:hAnsi="&amp;quot"/>
          <w:color w:val="24292E"/>
        </w:rPr>
      </w:pPr>
      <w:r>
        <w:rPr>
          <w:rFonts w:ascii="&amp;quot" w:hAnsi="&amp;quot"/>
          <w:color w:val="24292E"/>
        </w:rPr>
        <w:t xml:space="preserve">As a user I want to create a board in </w:t>
      </w:r>
      <w:del w:id="199" w:author="Reddington, Joseph" w:date="2018-10-15T12:34:00Z">
        <w:r w:rsidDel="00D013DE">
          <w:rPr>
            <w:rFonts w:ascii="&amp;quot" w:hAnsi="&amp;quot"/>
            <w:color w:val="24292E"/>
          </w:rPr>
          <w:delText>powerpoint</w:delText>
        </w:r>
      </w:del>
      <w:ins w:id="200" w:author="Reddington, Joseph" w:date="2018-10-15T12:34:00Z">
        <w:r w:rsidR="00D013DE">
          <w:rPr>
            <w:rFonts w:ascii="&amp;quot" w:hAnsi="&amp;quot"/>
            <w:color w:val="24292E"/>
          </w:rPr>
          <w:t>PowerPoint</w:t>
        </w:r>
      </w:ins>
      <w:r>
        <w:rPr>
          <w:rFonts w:ascii="&amp;quot" w:hAnsi="&amp;quot"/>
          <w:color w:val="24292E"/>
        </w:rPr>
        <w:t xml:space="preserve"> which can be compiled into an AAC board so that I can use the board to assist with my communication.</w:t>
      </w:r>
    </w:p>
    <w:p w14:paraId="1354E1E9" w14:textId="77777777" w:rsidR="002C4972" w:rsidRDefault="002C4972" w:rsidP="002C4972">
      <w:pPr>
        <w:numPr>
          <w:ilvl w:val="0"/>
          <w:numId w:val="39"/>
        </w:numPr>
        <w:spacing w:before="60" w:after="100" w:afterAutospacing="1"/>
        <w:rPr>
          <w:rFonts w:ascii="&amp;quot" w:hAnsi="&amp;quot"/>
          <w:color w:val="24292E"/>
        </w:rPr>
      </w:pPr>
      <w:r>
        <w:rPr>
          <w:rStyle w:val="Emphasis"/>
          <w:rFonts w:ascii="&amp;quot" w:hAnsi="&amp;quot"/>
          <w:color w:val="24292E"/>
        </w:rPr>
        <w:t>Note that one person may create a board for some other person to use. Also ‘create’ here also means edit.</w:t>
      </w:r>
    </w:p>
    <w:p w14:paraId="3A6B65D7" w14:textId="2F9DC881"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 xml:space="preserve">As a user I want to upload a </w:t>
      </w:r>
      <w:del w:id="201" w:author="Reddington, Joseph" w:date="2018-10-15T12:34:00Z">
        <w:r w:rsidDel="00D013DE">
          <w:rPr>
            <w:rFonts w:ascii="&amp;quot" w:hAnsi="&amp;quot"/>
            <w:color w:val="24292E"/>
          </w:rPr>
          <w:delText>powerpoint</w:delText>
        </w:r>
      </w:del>
      <w:ins w:id="202" w:author="Reddington, Joseph" w:date="2018-10-15T12:34:00Z">
        <w:r w:rsidR="00D013DE">
          <w:rPr>
            <w:rFonts w:ascii="&amp;quot" w:hAnsi="&amp;quot"/>
            <w:color w:val="24292E"/>
          </w:rPr>
          <w:t>PowerPoint</w:t>
        </w:r>
      </w:ins>
      <w:r>
        <w:rPr>
          <w:rFonts w:ascii="&amp;quot" w:hAnsi="&amp;quot"/>
          <w:color w:val="24292E"/>
        </w:rPr>
        <w:t xml:space="preserve"> file to the system so that it can be compiled</w:t>
      </w:r>
    </w:p>
    <w:p w14:paraId="452EAA71" w14:textId="4FE3DADA"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 xml:space="preserve">As a user, if I upload a </w:t>
      </w:r>
      <w:del w:id="203" w:author="Reddington, Joseph" w:date="2018-10-15T12:34:00Z">
        <w:r w:rsidDel="00D013DE">
          <w:rPr>
            <w:rFonts w:ascii="&amp;quot" w:hAnsi="&amp;quot"/>
            <w:color w:val="24292E"/>
          </w:rPr>
          <w:delText>powerpoint</w:delText>
        </w:r>
      </w:del>
      <w:ins w:id="204" w:author="Reddington, Joseph" w:date="2018-10-15T12:34:00Z">
        <w:r w:rsidR="00D013DE">
          <w:rPr>
            <w:rFonts w:ascii="&amp;quot" w:hAnsi="&amp;quot"/>
            <w:color w:val="24292E"/>
          </w:rPr>
          <w:t>PowerPoint</w:t>
        </w:r>
      </w:ins>
      <w:r>
        <w:rPr>
          <w:rFonts w:ascii="&amp;quot" w:hAnsi="&amp;quot"/>
          <w:color w:val="24292E"/>
        </w:rPr>
        <w:t xml:space="preserve"> file to the system for compilation and that file does not conform to the correct conventions I want to receive a meaningful response so that I can fix it</w:t>
      </w:r>
    </w:p>
    <w:p w14:paraId="2A4D99E1"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As a user I want to display a previously compiled board so that I can use it to assist with my communication</w:t>
      </w:r>
    </w:p>
    <w:p w14:paraId="7E1504A2"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lastRenderedPageBreak/>
        <w:t>As a user I want to display a board saved in Open Board Format so that I can display board created by other applications or means</w:t>
      </w:r>
    </w:p>
    <w:p w14:paraId="075FA807"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As a user, if I attempt to display a previously prepared board that does not comply with Open Board Format I want to see a meaningful message so that I can fix it</w:t>
      </w:r>
    </w:p>
    <w:p w14:paraId="7BBDBAAE"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As a user I want to select a cell on a board so that the action associated with that cell takes place</w:t>
      </w:r>
    </w:p>
    <w:p w14:paraId="38AF9082"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As a user I want to initiate scanning of each cell on the board so that I can indicate when the cell I want is selected</w:t>
      </w:r>
    </w:p>
    <w:p w14:paraId="4247A943"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As a user I want the words I have selected to be spoken so that I can communicate with other people</w:t>
      </w:r>
    </w:p>
    <w:p w14:paraId="5235479B"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As a user I want the system to run from a browser so that I can use the system on a large range of different devices</w:t>
      </w:r>
    </w:p>
    <w:p w14:paraId="6108DE19"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 xml:space="preserve">As a product owner I want us to produce software for the most common sizes of interface (5x5 and 4x4) so we help the most people. Size information from </w:t>
      </w:r>
      <w:hyperlink r:id="rId15" w:history="1">
        <w:r>
          <w:rPr>
            <w:rStyle w:val="Hyperlink"/>
            <w:rFonts w:ascii="&amp;quot" w:hAnsi="&amp;quot"/>
            <w:color w:val="0366D6"/>
          </w:rPr>
          <w:t>this publication</w:t>
        </w:r>
      </w:hyperlink>
      <w:r>
        <w:rPr>
          <w:rFonts w:ascii="&amp;quot" w:hAnsi="&amp;quot"/>
          <w:color w:val="24292E"/>
        </w:rPr>
        <w:t xml:space="preserve"> </w:t>
      </w:r>
    </w:p>
    <w:p w14:paraId="2C3D484A" w14:textId="77777777" w:rsidR="002C4972" w:rsidRDefault="002C4972" w:rsidP="000B1FF0">
      <w:pPr>
        <w:pStyle w:val="Heading3"/>
      </w:pPr>
      <w:bookmarkStart w:id="205" w:name="_Toc527370497"/>
      <w:r>
        <w:t>People</w:t>
      </w:r>
      <w:bookmarkEnd w:id="205"/>
    </w:p>
    <w:p w14:paraId="460B053E" w14:textId="5BB46D13"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Everything in the Open Voice Factory should be for the benefit of one of these people. Some of whom are real and have shared their data, some are famous and we are using publicly </w:t>
      </w:r>
      <w:r w:rsidR="00C60D0A">
        <w:rPr>
          <w:rFonts w:ascii="&amp;quot" w:hAnsi="&amp;quot"/>
          <w:color w:val="24292E"/>
        </w:rPr>
        <w:t>available</w:t>
      </w:r>
      <w:r>
        <w:rPr>
          <w:rFonts w:ascii="&amp;quot" w:hAnsi="&amp;quot"/>
          <w:color w:val="24292E"/>
        </w:rPr>
        <w:t xml:space="preserve"> data, and some are fictional, but reflect a need we are aware of. If you add a feature to the Open Voice Factory, you should be able to defend it as "But Rob will like this"</w:t>
      </w:r>
      <w:r w:rsidR="00C60D0A">
        <w:rPr>
          <w:rFonts w:ascii="&amp;quot" w:hAnsi="&amp;quot"/>
          <w:color w:val="24292E"/>
        </w:rPr>
        <w:t xml:space="preserve">.  Note: </w:t>
      </w:r>
      <w:hyperlink r:id="rId16" w:history="1">
        <w:r w:rsidR="00C60D0A">
          <w:rPr>
            <w:rStyle w:val="Hyperlink"/>
            <w:rFonts w:ascii="&amp;quot" w:hAnsi="&amp;quot"/>
            <w:color w:val="0366D6"/>
          </w:rPr>
          <w:t>CK12</w:t>
        </w:r>
      </w:hyperlink>
      <w:r w:rsidR="00C60D0A">
        <w:rPr>
          <w:rFonts w:ascii="&amp;quot" w:hAnsi="&amp;quot"/>
          <w:color w:val="24292E"/>
        </w:rPr>
        <w:t xml:space="preserve"> and CK20 are open </w:t>
      </w:r>
      <w:proofErr w:type="spellStart"/>
      <w:r w:rsidR="00C60D0A">
        <w:rPr>
          <w:rFonts w:ascii="&amp;quot" w:hAnsi="&amp;quot"/>
          <w:color w:val="24292E"/>
        </w:rPr>
        <w:t>pagesets</w:t>
      </w:r>
      <w:proofErr w:type="spellEnd"/>
      <w:r w:rsidR="00C60D0A">
        <w:rPr>
          <w:rFonts w:ascii="&amp;quot" w:hAnsi="&amp;quot"/>
          <w:color w:val="24292E"/>
        </w:rPr>
        <w:t xml:space="preserve"> that can be run by OVF and other similar devices.</w:t>
      </w:r>
    </w:p>
    <w:p w14:paraId="2FD4E481" w14:textId="77777777" w:rsidR="002C4972" w:rsidRDefault="002C4972" w:rsidP="000B1FF0">
      <w:pPr>
        <w:pStyle w:val="Heading4"/>
      </w:pPr>
      <w:r>
        <w:t>Richard</w:t>
      </w:r>
    </w:p>
    <w:p w14:paraId="154EFF8F"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Richard is in his mid-30s and has developmental difficulties. He has no speech, and limited cognitive ability (no reading and limited working memory. His vision and hearing are fine.</w:t>
      </w:r>
    </w:p>
    <w:p w14:paraId="12AECA7F"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Richard will typically produce outputs of 1-3 symbols (occasionally four) that are presented without tense or indeed much context. Examples might be &lt;dad, sonic, screwdriver&gt;. This turns out NOT to be a Doctor Who reference. Conversations with Richard require a lot of scaffolding:</w:t>
      </w:r>
    </w:p>
    <w:p w14:paraId="569B30CB" w14:textId="3B0A04D8" w:rsidR="002C4972" w:rsidRDefault="002C4972" w:rsidP="002C4972">
      <w:pPr>
        <w:pStyle w:val="NormalWeb"/>
        <w:spacing w:before="0" w:beforeAutospacing="0" w:after="240" w:afterAutospacing="0"/>
        <w:rPr>
          <w:rFonts w:ascii="&amp;quot" w:hAnsi="&amp;quot"/>
          <w:color w:val="24292E"/>
        </w:rPr>
      </w:pPr>
      <w:r>
        <w:rPr>
          <w:rFonts w:ascii="&amp;quot" w:hAnsi="&amp;quot"/>
          <w:noProof/>
          <w:color w:val="24292E"/>
          <w:lang w:eastAsia="en-GB"/>
        </w:rPr>
        <w:drawing>
          <wp:inline distT="0" distB="0" distL="0" distR="0" wp14:anchorId="24F51229" wp14:editId="6D2EE4BC">
            <wp:extent cx="4981575" cy="1704975"/>
            <wp:effectExtent l="0" t="0" r="9525" b="9525"/>
            <wp:docPr id="2" name="Picture 2" descr="screen shot 2018-08-28 at 12 15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8-08-28 at 12 15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1704975"/>
                    </a:xfrm>
                    <a:prstGeom prst="rect">
                      <a:avLst/>
                    </a:prstGeom>
                    <a:noFill/>
                    <a:ln>
                      <a:noFill/>
                    </a:ln>
                  </pic:spPr>
                </pic:pic>
              </a:graphicData>
            </a:graphic>
          </wp:inline>
        </w:drawing>
      </w:r>
    </w:p>
    <w:p w14:paraId="1AABC09A"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(From </w:t>
      </w:r>
      <w:hyperlink r:id="rId18" w:history="1">
        <w:r>
          <w:rPr>
            <w:rStyle w:val="Hyperlink"/>
            <w:rFonts w:ascii="&amp;quot" w:hAnsi="&amp;quot"/>
            <w:color w:val="0366D6"/>
          </w:rPr>
          <w:t>this book chapter</w:t>
        </w:r>
      </w:hyperlink>
      <w:r>
        <w:rPr>
          <w:rFonts w:ascii="&amp;quot" w:hAnsi="&amp;quot"/>
          <w:color w:val="24292E"/>
        </w:rPr>
        <w:t xml:space="preserve"> which is particularly interesting on the topic of user privacy).</w:t>
      </w:r>
    </w:p>
    <w:p w14:paraId="4A089A27"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Richard has physical issues, but they do NOT interfere with his use of the device. If Richard is given access to the editing functions of the device then he typically will accidentally delete something important and get frustrated.</w:t>
      </w:r>
    </w:p>
    <w:p w14:paraId="470EAB93" w14:textId="77777777" w:rsidR="002C4972" w:rsidRDefault="002C4972" w:rsidP="000B1FF0">
      <w:pPr>
        <w:pStyle w:val="Heading4"/>
      </w:pPr>
      <w:r>
        <w:lastRenderedPageBreak/>
        <w:t>Rob</w:t>
      </w:r>
    </w:p>
    <w:p w14:paraId="18D90557" w14:textId="562A6F0D"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Rob is a 35 year old who has Down syndrome and Autism. He has no literacy skills and is only able recognised 3 letters. ROB. He uses symbols/pictures and photographs in order to generate sentences up to 3 key words in length. He didn’t have access to an electronic communication aid until he was 18. Prior to that he used mime gestures and </w:t>
      </w:r>
      <w:del w:id="206" w:author="Reddington, Joseph" w:date="2018-10-15T12:34:00Z">
        <w:r w:rsidDel="00D013DE">
          <w:rPr>
            <w:rFonts w:ascii="&amp;quot" w:hAnsi="&amp;quot"/>
            <w:color w:val="24292E"/>
          </w:rPr>
          <w:delText>makaton</w:delText>
        </w:r>
      </w:del>
      <w:ins w:id="207" w:author="Reddington, Joseph" w:date="2018-10-15T12:34:00Z">
        <w:r w:rsidR="00D013DE">
          <w:rPr>
            <w:rFonts w:ascii="&amp;quot" w:hAnsi="&amp;quot"/>
            <w:color w:val="24292E"/>
          </w:rPr>
          <w:t>Makaton</w:t>
        </w:r>
      </w:ins>
      <w:r>
        <w:rPr>
          <w:rFonts w:ascii="&amp;quot" w:hAnsi="&amp;quot"/>
          <w:color w:val="24292E"/>
        </w:rPr>
        <w:t xml:space="preserve"> sig</w:t>
      </w:r>
      <w:r w:rsidR="009B427B">
        <w:rPr>
          <w:rFonts w:ascii="&amp;quot" w:hAnsi="&amp;quot"/>
          <w:color w:val="24292E"/>
        </w:rPr>
        <w:t>n language to get his message a</w:t>
      </w:r>
      <w:r>
        <w:rPr>
          <w:rFonts w:ascii="&amp;quot" w:hAnsi="&amp;quot"/>
          <w:color w:val="24292E"/>
        </w:rPr>
        <w:t>cross. This was frustrating and often his attempts to communicate were misinterpreted as challenging behaviour. He lives in the here and now has very little concept of time. For example when Easter is over he continually talks about Halloween as he knows this is the next party to happen. Then quickly moved on to talk about Christmas after Halloween. He uses CK20 and is able to make requests and comments and make most of his daily needs known to his care staff and family.</w:t>
      </w:r>
    </w:p>
    <w:p w14:paraId="58AE9366" w14:textId="77777777" w:rsidR="002C4972" w:rsidRDefault="002C4972" w:rsidP="000B1FF0">
      <w:pPr>
        <w:pStyle w:val="Heading4"/>
      </w:pPr>
      <w:r>
        <w:t>Larry</w:t>
      </w:r>
    </w:p>
    <w:p w14:paraId="3C59A41F" w14:textId="04110E28"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Larry is a </w:t>
      </w:r>
      <w:proofErr w:type="gramStart"/>
      <w:r>
        <w:rPr>
          <w:rFonts w:ascii="&amp;quot" w:hAnsi="&amp;quot"/>
          <w:color w:val="24292E"/>
        </w:rPr>
        <w:t>21 year old</w:t>
      </w:r>
      <w:proofErr w:type="gramEnd"/>
      <w:r>
        <w:rPr>
          <w:rFonts w:ascii="&amp;quot" w:hAnsi="&amp;quot"/>
          <w:color w:val="24292E"/>
        </w:rPr>
        <w:t xml:space="preserve"> </w:t>
      </w:r>
      <w:del w:id="208" w:author="Reddington, Joseph" w:date="2018-10-15T12:34:00Z">
        <w:r w:rsidDel="00D013DE">
          <w:rPr>
            <w:rFonts w:ascii="&amp;quot" w:hAnsi="&amp;quot"/>
            <w:color w:val="24292E"/>
          </w:rPr>
          <w:delText xml:space="preserve">chap </w:delText>
        </w:r>
      </w:del>
      <w:ins w:id="209" w:author="Reddington, Joseph" w:date="2018-10-15T12:34:00Z">
        <w:r w:rsidR="00D013DE">
          <w:rPr>
            <w:rFonts w:ascii="&amp;quot" w:hAnsi="&amp;quot"/>
            <w:color w:val="24292E"/>
          </w:rPr>
          <w:t>man</w:t>
        </w:r>
        <w:r w:rsidR="00D013DE">
          <w:rPr>
            <w:rFonts w:ascii="&amp;quot" w:hAnsi="&amp;quot"/>
            <w:color w:val="24292E"/>
          </w:rPr>
          <w:t xml:space="preserve"> </w:t>
        </w:r>
      </w:ins>
      <w:r>
        <w:rPr>
          <w:rFonts w:ascii="&amp;quot" w:hAnsi="&amp;quot"/>
          <w:color w:val="24292E"/>
        </w:rPr>
        <w:t xml:space="preserve">who has cerebral palsy. He uses a manual wheelchair which he is able to </w:t>
      </w:r>
      <w:proofErr w:type="spellStart"/>
      <w:r>
        <w:rPr>
          <w:rFonts w:ascii="&amp;quot" w:hAnsi="&amp;quot"/>
          <w:color w:val="24292E"/>
        </w:rPr>
        <w:t>self propel</w:t>
      </w:r>
      <w:proofErr w:type="spellEnd"/>
      <w:r>
        <w:rPr>
          <w:rFonts w:ascii="&amp;quot" w:hAnsi="&amp;quot"/>
          <w:color w:val="24292E"/>
        </w:rPr>
        <w:t xml:space="preserve">. He has a tablet computer attached to his wheelchair CIA a mount and accesses CK12 via a key guard. The key guard enables him to acutely press the buttons he wants and helps him avoid miss hits. He’s accessing CK12 through Grid 3, a specialist piece of software which enables him also to have environmental </w:t>
      </w:r>
      <w:proofErr w:type="gramStart"/>
      <w:r>
        <w:rPr>
          <w:rFonts w:ascii="&amp;quot" w:hAnsi="&amp;quot"/>
          <w:color w:val="24292E"/>
        </w:rPr>
        <w:t>control</w:t>
      </w:r>
      <w:proofErr w:type="gramEnd"/>
      <w:r>
        <w:rPr>
          <w:rFonts w:ascii="&amp;quot" w:hAnsi="&amp;quot"/>
          <w:color w:val="24292E"/>
        </w:rPr>
        <w:t xml:space="preserve"> so he can access his tv turn his lights on/off, open and close his curtains and front door. He can also access social media and YouTube through CK12 on the Grid3. His independence has massively increased in just 1 year of use.</w:t>
      </w:r>
    </w:p>
    <w:p w14:paraId="55F9FA99" w14:textId="77777777" w:rsidR="002C4972" w:rsidRDefault="002C4972" w:rsidP="000B1FF0">
      <w:pPr>
        <w:pStyle w:val="Heading4"/>
      </w:pPr>
      <w:r>
        <w:t>Jenny</w:t>
      </w:r>
    </w:p>
    <w:p w14:paraId="720FA867"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Jenny was a typically developing 16 year old who was expected to gain high GCSE results </w:t>
      </w:r>
      <w:proofErr w:type="spellStart"/>
      <w:r>
        <w:rPr>
          <w:rFonts w:ascii="&amp;quot" w:hAnsi="&amp;quot"/>
          <w:color w:val="24292E"/>
        </w:rPr>
        <w:t>sh</w:t>
      </w:r>
      <w:proofErr w:type="spellEnd"/>
      <w:r>
        <w:rPr>
          <w:rFonts w:ascii="&amp;quot" w:hAnsi="&amp;quot"/>
          <w:color w:val="24292E"/>
        </w:rPr>
        <w:t xml:space="preserve"> was planning on studying English literature and history at A level and hoped to go on to university. During a family meal to celibate her 16th birthday she suffered an allergic reaction and went into anaphylactic shock. She suffered a cardiac arrest and stopped breathing. Drs work hard to stabilise her but as a result she suffered a massive brain injury and is now ventilated tube fed and relent on 24hour care. She can’t talk, sit, stand or walk. She now communicates through CK20 accessed through eye gaze</w:t>
      </w:r>
    </w:p>
    <w:p w14:paraId="5DBC7C0A" w14:textId="77777777" w:rsidR="002C4972" w:rsidRDefault="002C4972" w:rsidP="000B1FF0">
      <w:pPr>
        <w:pStyle w:val="Heading4"/>
      </w:pPr>
      <w:r>
        <w:t>Lee</w:t>
      </w:r>
    </w:p>
    <w:p w14:paraId="58000301" w14:textId="0389ECC4" w:rsidR="002C4972" w:rsidRDefault="002C4972" w:rsidP="002C4972">
      <w:pPr>
        <w:pStyle w:val="NormalWeb"/>
        <w:spacing w:before="0" w:beforeAutospacing="0" w:after="240" w:afterAutospacing="0"/>
        <w:rPr>
          <w:rFonts w:ascii="&amp;quot" w:hAnsi="&amp;quot"/>
          <w:color w:val="24292E"/>
        </w:rPr>
      </w:pPr>
      <w:r w:rsidRPr="00C60D0A">
        <w:rPr>
          <w:rStyle w:val="Hyperlink"/>
          <w:rFonts w:ascii="&amp;quot" w:hAnsi="&amp;quot"/>
          <w:color w:val="0366D6"/>
        </w:rPr>
        <w:t>Lee</w:t>
      </w:r>
      <w:r w:rsidR="00C60D0A">
        <w:rPr>
          <w:rFonts w:ascii="&amp;quot" w:hAnsi="&amp;quot"/>
          <w:color w:val="24292E"/>
        </w:rPr>
        <w:t xml:space="preserve"> </w:t>
      </w:r>
      <w:r>
        <w:rPr>
          <w:rFonts w:ascii="&amp;quot" w:hAnsi="&amp;quot"/>
          <w:color w:val="24292E"/>
        </w:rPr>
        <w:t xml:space="preserve">is a professional </w:t>
      </w:r>
      <w:proofErr w:type="spellStart"/>
      <w:r>
        <w:rPr>
          <w:rFonts w:ascii="&amp;quot" w:hAnsi="&amp;quot"/>
          <w:color w:val="24292E"/>
        </w:rPr>
        <w:t>standup</w:t>
      </w:r>
      <w:proofErr w:type="spellEnd"/>
      <w:r>
        <w:rPr>
          <w:rFonts w:ascii="&amp;quot" w:hAnsi="&amp;quot"/>
          <w:color w:val="24292E"/>
        </w:rPr>
        <w:t xml:space="preserve"> comedy artist who doesn't speak. He uses a device to quickly trigger pre-programmed lines. He accesses his device by the touchscreen easily. He is fully literate and users the programming function extensively. Response speed and editor effectiveness are important to lee's use case.</w:t>
      </w:r>
    </w:p>
    <w:p w14:paraId="13801974" w14:textId="77777777" w:rsidR="002C4972" w:rsidRDefault="002C4972" w:rsidP="000B1FF0">
      <w:pPr>
        <w:pStyle w:val="Heading4"/>
      </w:pPr>
      <w:r>
        <w:t>Stephen</w:t>
      </w:r>
    </w:p>
    <w:p w14:paraId="345D33AF"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Stephen has ALS, and accesses his speech device by </w:t>
      </w:r>
      <w:hyperlink r:id="rId19" w:history="1">
        <w:r>
          <w:rPr>
            <w:rStyle w:val="Hyperlink"/>
            <w:rFonts w:ascii="&amp;quot" w:hAnsi="&amp;quot"/>
            <w:color w:val="0366D6"/>
          </w:rPr>
          <w:t>switch access scanning</w:t>
        </w:r>
      </w:hyperlink>
      <w:r>
        <w:rPr>
          <w:rFonts w:ascii="&amp;quot" w:hAnsi="&amp;quot"/>
          <w:color w:val="24292E"/>
        </w:rPr>
        <w:t>. He is quite bright. He also uses his device to trigger pre-programmed lines and it is important to him that both programming and accessing the memory can be done with the minimum amount of scanning.</w:t>
      </w:r>
    </w:p>
    <w:p w14:paraId="7694916B" w14:textId="41558BEE" w:rsidR="002C4972" w:rsidRDefault="002C4972" w:rsidP="002C4972">
      <w:pPr>
        <w:pStyle w:val="NormalWeb"/>
        <w:spacing w:before="0" w:beforeAutospacing="0" w:after="0" w:afterAutospacing="0"/>
        <w:rPr>
          <w:rFonts w:ascii="&amp;quot" w:hAnsi="&amp;quot"/>
          <w:color w:val="24292E"/>
        </w:rPr>
      </w:pPr>
    </w:p>
    <w:p w14:paraId="3849F501" w14:textId="77777777" w:rsidR="006C5FA1" w:rsidRPr="006C5FA1" w:rsidRDefault="006C5FA1" w:rsidP="000B1FF0"/>
    <w:p w14:paraId="4E548F6A" w14:textId="06760A21" w:rsidR="00364D35" w:rsidRDefault="000B1FF0" w:rsidP="000B1FF0">
      <w:pPr>
        <w:pStyle w:val="Heading2"/>
      </w:pPr>
      <w:bookmarkStart w:id="210" w:name="_Toc527370498"/>
      <w:r>
        <w:t>The Open Voice Format Architecture</w:t>
      </w:r>
      <w:bookmarkEnd w:id="210"/>
    </w:p>
    <w:p w14:paraId="0C717E28" w14:textId="745F2AFA" w:rsidR="000B1FF0" w:rsidRDefault="000B1FF0" w:rsidP="000B1FF0">
      <w:pPr>
        <w:pStyle w:val="NormalWeb"/>
        <w:spacing w:before="0" w:beforeAutospacing="0" w:after="240" w:afterAutospacing="0"/>
        <w:rPr>
          <w:rFonts w:ascii="&amp;quot" w:hAnsi="&amp;quot"/>
          <w:color w:val="24292E"/>
        </w:rPr>
      </w:pPr>
      <w:r>
        <w:rPr>
          <w:rFonts w:ascii="&amp;quot" w:hAnsi="&amp;quot"/>
          <w:color w:val="24292E"/>
        </w:rPr>
        <w:lastRenderedPageBreak/>
        <w:t xml:space="preserve">The Open Voice Factory’s architecture is effectively that of a compiler – with a python ‘front end’ that accepts a PowerPoint file and created an intermediate form, and a </w:t>
      </w:r>
      <w:del w:id="211" w:author="Reddington, Joseph" w:date="2018-10-15T12:34:00Z">
        <w:r w:rsidDel="00D013DE">
          <w:rPr>
            <w:rFonts w:ascii="&amp;quot" w:hAnsi="&amp;quot"/>
            <w:color w:val="24292E"/>
          </w:rPr>
          <w:delText>Javascript</w:delText>
        </w:r>
      </w:del>
      <w:ins w:id="212" w:author="Reddington, Joseph" w:date="2018-10-15T12:34:00Z">
        <w:r w:rsidR="00D013DE">
          <w:rPr>
            <w:rFonts w:ascii="&amp;quot" w:hAnsi="&amp;quot"/>
            <w:color w:val="24292E"/>
          </w:rPr>
          <w:t>JavaScript</w:t>
        </w:r>
      </w:ins>
      <w:r>
        <w:rPr>
          <w:rFonts w:ascii="&amp;quot" w:hAnsi="&amp;quot"/>
          <w:color w:val="24292E"/>
        </w:rPr>
        <w:t xml:space="preserve"> back-end that reads the intermediate form and presents it to the user as a speech aid.</w:t>
      </w:r>
    </w:p>
    <w:p w14:paraId="790169FE" w14:textId="72031EB3" w:rsidR="000B1FF0" w:rsidRDefault="000B1FF0" w:rsidP="000B1FF0">
      <w:pPr>
        <w:pStyle w:val="NormalWeb"/>
        <w:spacing w:before="0" w:beforeAutospacing="0" w:after="240" w:afterAutospacing="0"/>
        <w:rPr>
          <w:rFonts w:ascii="&amp;quot" w:hAnsi="&amp;quot"/>
          <w:color w:val="24292E"/>
        </w:rPr>
      </w:pPr>
      <w:r>
        <w:rPr>
          <w:rFonts w:ascii="&amp;quot" w:hAnsi="&amp;quot"/>
          <w:color w:val="24292E"/>
        </w:rPr>
        <w:t xml:space="preserve">The python front end relies heavily on the open source library python-pptx, which we paid some code bounties to improve. The intermediate form that is created is (now) the Open Board Format, an (JSON-based) open source effort to improve speech aid compatibility that we are supporting. Our </w:t>
      </w:r>
      <w:del w:id="213" w:author="Reddington, Joseph" w:date="2018-10-15T12:34:00Z">
        <w:r w:rsidDel="00D013DE">
          <w:rPr>
            <w:rFonts w:ascii="&amp;quot" w:hAnsi="&amp;quot"/>
            <w:color w:val="24292E"/>
          </w:rPr>
          <w:delText>javascript</w:delText>
        </w:r>
      </w:del>
      <w:ins w:id="214" w:author="Reddington, Joseph" w:date="2018-10-15T12:34:00Z">
        <w:r w:rsidR="00D013DE">
          <w:rPr>
            <w:rFonts w:ascii="&amp;quot" w:hAnsi="&amp;quot"/>
            <w:color w:val="24292E"/>
          </w:rPr>
          <w:t>JavaScript</w:t>
        </w:r>
      </w:ins>
      <w:r>
        <w:rPr>
          <w:rFonts w:ascii="&amp;quot" w:hAnsi="&amp;quot"/>
          <w:color w:val="24292E"/>
        </w:rPr>
        <w:t xml:space="preserve"> is currently undergoing a large rewrite but is currently very low tech. Speech synthesis is </w:t>
      </w:r>
      <w:proofErr w:type="gramStart"/>
      <w:r>
        <w:rPr>
          <w:rFonts w:ascii="&amp;quot" w:hAnsi="&amp;quot"/>
          <w:color w:val="24292E"/>
        </w:rPr>
        <w:t>provide</w:t>
      </w:r>
      <w:proofErr w:type="gramEnd"/>
      <w:r>
        <w:rPr>
          <w:rFonts w:ascii="&amp;quot" w:hAnsi="&amp;quot"/>
          <w:color w:val="24292E"/>
        </w:rPr>
        <w:t xml:space="preserve"> by Google for the online version.</w:t>
      </w:r>
    </w:p>
    <w:p w14:paraId="73A3E6F6" w14:textId="77777777" w:rsidR="000B1FF0" w:rsidRDefault="000B1FF0" w:rsidP="000B1FF0">
      <w:pPr>
        <w:pStyle w:val="NormalWeb"/>
        <w:spacing w:before="0" w:beforeAutospacing="0" w:after="240" w:afterAutospacing="0"/>
        <w:rPr>
          <w:rFonts w:ascii="&amp;quot" w:hAnsi="&amp;quot"/>
          <w:color w:val="24292E"/>
        </w:rPr>
      </w:pPr>
      <w:r>
        <w:rPr>
          <w:rFonts w:ascii="&amp;quot" w:hAnsi="&amp;quot"/>
          <w:color w:val="24292E"/>
        </w:rPr>
        <w:t xml:space="preserve">The system is broken into two main components, one to convert pptx to </w:t>
      </w:r>
      <w:proofErr w:type="spellStart"/>
      <w:r>
        <w:rPr>
          <w:rFonts w:ascii="&amp;quot" w:hAnsi="&amp;quot"/>
          <w:color w:val="24292E"/>
        </w:rPr>
        <w:t>obf</w:t>
      </w:r>
      <w:proofErr w:type="spellEnd"/>
      <w:r>
        <w:rPr>
          <w:rFonts w:ascii="&amp;quot" w:hAnsi="&amp;quot"/>
          <w:color w:val="24292E"/>
        </w:rPr>
        <w:t xml:space="preserve">, and the other to display </w:t>
      </w:r>
      <w:proofErr w:type="spellStart"/>
      <w:r>
        <w:rPr>
          <w:rFonts w:ascii="&amp;quot" w:hAnsi="&amp;quot"/>
          <w:color w:val="24292E"/>
        </w:rPr>
        <w:t>obf</w:t>
      </w:r>
      <w:proofErr w:type="spellEnd"/>
      <w:r>
        <w:rPr>
          <w:rFonts w:ascii="&amp;quot" w:hAnsi="&amp;quot"/>
          <w:color w:val="24292E"/>
        </w:rPr>
        <w:t xml:space="preserve"> and deliver the board functionality.</w:t>
      </w:r>
    </w:p>
    <w:p w14:paraId="1C39F2CD" w14:textId="5055A794" w:rsidR="00C8529F" w:rsidRDefault="000B1FF0" w:rsidP="00C8529F">
      <w:pPr>
        <w:pStyle w:val="NormalWeb"/>
        <w:spacing w:before="0" w:beforeAutospacing="0" w:after="240" w:afterAutospacing="0"/>
        <w:rPr>
          <w:rFonts w:ascii="&amp;quot" w:hAnsi="&amp;quot"/>
          <w:color w:val="24292E"/>
        </w:rPr>
      </w:pPr>
      <w:r>
        <w:rPr>
          <w:rFonts w:ascii="&amp;quot" w:hAnsi="&amp;quot"/>
          <w:color w:val="24292E"/>
        </w:rPr>
        <w:t>The architecture of the components is represented here by UML models</w:t>
      </w:r>
      <w:r w:rsidR="00C8529F">
        <w:rPr>
          <w:rFonts w:ascii="&amp;quot" w:hAnsi="&amp;quot"/>
          <w:color w:val="24292E"/>
        </w:rPr>
        <w:t xml:space="preserve">. It adopts the principles of </w:t>
      </w:r>
      <w:hyperlink r:id="rId20" w:history="1">
        <w:r w:rsidR="00C8529F">
          <w:rPr>
            <w:rStyle w:val="Hyperlink"/>
            <w:rFonts w:ascii="&amp;quot" w:hAnsi="&amp;quot"/>
            <w:color w:val="0366D6"/>
          </w:rPr>
          <w:t>4+1</w:t>
        </w:r>
      </w:hyperlink>
      <w:r w:rsidR="00C8529F">
        <w:rPr>
          <w:rFonts w:ascii="&amp;quot" w:hAnsi="&amp;quot"/>
          <w:color w:val="24292E"/>
        </w:rPr>
        <w:t>, although currently no Development view is provided as this is contained in the Physical and Logical.</w:t>
      </w:r>
    </w:p>
    <w:p w14:paraId="272C4DF5" w14:textId="722F50C1" w:rsidR="000B1FF0" w:rsidRDefault="000B1FF0" w:rsidP="000B1FF0">
      <w:pPr>
        <w:pStyle w:val="NormalWeb"/>
        <w:spacing w:before="0" w:beforeAutospacing="0" w:after="240" w:afterAutospacing="0"/>
        <w:rPr>
          <w:rFonts w:ascii="&amp;quot" w:hAnsi="&amp;quot"/>
          <w:color w:val="24292E"/>
        </w:rPr>
      </w:pPr>
    </w:p>
    <w:p w14:paraId="71E06D97" w14:textId="77777777" w:rsidR="000B1FF0" w:rsidRDefault="000B1FF0" w:rsidP="00EA62FB">
      <w:pPr>
        <w:pStyle w:val="Heading2"/>
      </w:pPr>
      <w:bookmarkStart w:id="215" w:name="_Toc527370499"/>
      <w:r>
        <w:rPr>
          <w:rStyle w:val="Strong"/>
          <w:rFonts w:ascii="&amp;quot" w:hAnsi="&amp;quot"/>
          <w:color w:val="24292E"/>
        </w:rPr>
        <w:t>Upload Architecture:</w:t>
      </w:r>
      <w:bookmarkEnd w:id="215"/>
    </w:p>
    <w:p w14:paraId="49D92E5E" w14:textId="77777777" w:rsidR="000B1FF0" w:rsidRDefault="000B1FF0" w:rsidP="00EA62FB">
      <w:pPr>
        <w:pStyle w:val="Heading3"/>
      </w:pPr>
      <w:bookmarkStart w:id="216" w:name="_Toc527370500"/>
      <w:r>
        <w:t>Physical/Deployment</w:t>
      </w:r>
      <w:bookmarkEnd w:id="216"/>
    </w:p>
    <w:p w14:paraId="5E7FCCF1" w14:textId="5CB13688" w:rsidR="00D03856" w:rsidRDefault="00EA62FB" w:rsidP="00EA62FB">
      <w:r>
        <w:rPr>
          <w:noProof/>
          <w:lang w:eastAsia="en-GB"/>
        </w:rPr>
        <w:drawing>
          <wp:inline distT="0" distB="0" distL="0" distR="0" wp14:anchorId="1585F712" wp14:editId="0A71D8FF">
            <wp:extent cx="5727700" cy="28892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enVoiceFactory Architecture-Upload-Physical.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889250"/>
                    </a:xfrm>
                    <a:prstGeom prst="rect">
                      <a:avLst/>
                    </a:prstGeom>
                  </pic:spPr>
                </pic:pic>
              </a:graphicData>
            </a:graphic>
          </wp:inline>
        </w:drawing>
      </w:r>
    </w:p>
    <w:p w14:paraId="6444F9F1" w14:textId="13A5C304" w:rsidR="00D03856" w:rsidRDefault="00D03856" w:rsidP="00D03856">
      <w:pPr>
        <w:pStyle w:val="ListParagraph"/>
        <w:numPr>
          <w:ilvl w:val="0"/>
          <w:numId w:val="46"/>
        </w:numPr>
      </w:pPr>
      <w:proofErr w:type="spellStart"/>
      <w:r>
        <w:t>upload.php</w:t>
      </w:r>
      <w:proofErr w:type="spellEnd"/>
      <w:r>
        <w:t xml:space="preserve"> accepts the uploaded pptx file and saves it before passing it to create.sh.</w:t>
      </w:r>
    </w:p>
    <w:p w14:paraId="453573E2" w14:textId="77777777" w:rsidR="00D03856" w:rsidRDefault="00D03856" w:rsidP="00D03856">
      <w:pPr>
        <w:pStyle w:val="ListParagraph"/>
        <w:numPr>
          <w:ilvl w:val="0"/>
          <w:numId w:val="46"/>
        </w:numPr>
      </w:pPr>
      <w:r>
        <w:t>create.sh creates a hashed location to store the generated files and populates it with the files needed to display the data (see Display Architecture), it then activates grab_text.py</w:t>
      </w:r>
    </w:p>
    <w:p w14:paraId="04540908" w14:textId="5F8BA78B" w:rsidR="00D03856" w:rsidRPr="00D03856" w:rsidRDefault="00D03856" w:rsidP="00EA62FB">
      <w:pPr>
        <w:pStyle w:val="ListParagraph"/>
        <w:numPr>
          <w:ilvl w:val="0"/>
          <w:numId w:val="46"/>
        </w:numPr>
      </w:pPr>
      <w:r>
        <w:t xml:space="preserve">grab_text.py uses the python-pptx library to read the pptx file and extract the relevant data before creating the </w:t>
      </w:r>
      <w:proofErr w:type="spellStart"/>
      <w:r>
        <w:t>json</w:t>
      </w:r>
      <w:proofErr w:type="spellEnd"/>
      <w:r>
        <w:t xml:space="preserve"> files for the display architecture to read. </w:t>
      </w:r>
    </w:p>
    <w:p w14:paraId="724FAAD0" w14:textId="77777777" w:rsidR="00D03856" w:rsidRDefault="00D03856" w:rsidP="00EA62FB">
      <w:pPr>
        <w:pStyle w:val="Heading3"/>
      </w:pPr>
    </w:p>
    <w:p w14:paraId="2BD4B75F" w14:textId="45629735" w:rsidR="000B1FF0" w:rsidRDefault="000B1FF0" w:rsidP="00EA62FB">
      <w:pPr>
        <w:pStyle w:val="Heading3"/>
      </w:pPr>
      <w:bookmarkStart w:id="217" w:name="_Toc527370501"/>
      <w:r>
        <w:t>Logical</w:t>
      </w:r>
      <w:bookmarkEnd w:id="217"/>
    </w:p>
    <w:p w14:paraId="7A328C71" w14:textId="36BCE1D3" w:rsidR="001A17AD" w:rsidRDefault="001A17AD" w:rsidP="00D03856">
      <w:pPr>
        <w:rPr>
          <w:i/>
          <w:color w:val="FF0000"/>
        </w:rPr>
      </w:pPr>
    </w:p>
    <w:p w14:paraId="002DEA94" w14:textId="0042BC92" w:rsidR="001A17AD" w:rsidRDefault="001A17AD" w:rsidP="00D03856">
      <w:pPr>
        <w:rPr>
          <w:i/>
          <w:color w:val="FF0000"/>
        </w:rPr>
      </w:pPr>
      <w:r>
        <w:rPr>
          <w:noProof/>
          <w:lang w:eastAsia="en-GB"/>
        </w:rPr>
        <w:drawing>
          <wp:inline distT="0" distB="0" distL="0" distR="0" wp14:anchorId="187A03F3" wp14:editId="218E15E5">
            <wp:extent cx="448627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VoiceFactory Architecture-Display-Logical.png"/>
                    <pic:cNvPicPr/>
                  </pic:nvPicPr>
                  <pic:blipFill>
                    <a:blip r:embed="rId22">
                      <a:extLst>
                        <a:ext uri="{28A0092B-C50C-407E-A947-70E740481C1C}">
                          <a14:useLocalDpi xmlns:a14="http://schemas.microsoft.com/office/drawing/2010/main" val="0"/>
                        </a:ext>
                      </a:extLst>
                    </a:blip>
                    <a:stretch>
                      <a:fillRect/>
                    </a:stretch>
                  </pic:blipFill>
                  <pic:spPr>
                    <a:xfrm>
                      <a:off x="0" y="0"/>
                      <a:ext cx="4486275" cy="2771775"/>
                    </a:xfrm>
                    <a:prstGeom prst="rect">
                      <a:avLst/>
                    </a:prstGeom>
                  </pic:spPr>
                </pic:pic>
              </a:graphicData>
            </a:graphic>
          </wp:inline>
        </w:drawing>
      </w:r>
    </w:p>
    <w:p w14:paraId="1B48E7B6" w14:textId="00ABCF1C" w:rsidR="001A17AD" w:rsidRPr="001A17AD" w:rsidRDefault="001A17AD" w:rsidP="00D03856">
      <w:pPr>
        <w:rPr>
          <w:color w:val="FF0000"/>
        </w:rPr>
      </w:pPr>
      <w:r>
        <w:rPr>
          <w:color w:val="FF0000"/>
        </w:rPr>
        <w:t>Boards consist of Pages.  Pages consist of Cells, a Header and a Footer.  This is common for Upload and Display.  For Upload, the Board creates an Input (the board in file format).  For Display, the Board accepts that same input.</w:t>
      </w:r>
    </w:p>
    <w:p w14:paraId="1A8B8E95" w14:textId="5FADEC00" w:rsidR="000B1FF0" w:rsidRDefault="000B1FF0" w:rsidP="001A17AD">
      <w:pPr>
        <w:pStyle w:val="Heading3"/>
      </w:pPr>
      <w:bookmarkStart w:id="218" w:name="_Toc527370502"/>
      <w:r>
        <w:t>Process</w:t>
      </w:r>
      <w:bookmarkEnd w:id="218"/>
    </w:p>
    <w:p w14:paraId="1ED2107B" w14:textId="067EA65C" w:rsidR="00D03856" w:rsidRDefault="00D03856" w:rsidP="001A17AD">
      <w:r>
        <w:t xml:space="preserve">When a user uploads a file, </w:t>
      </w:r>
      <w:proofErr w:type="spellStart"/>
      <w:r>
        <w:t>upload.php</w:t>
      </w:r>
      <w:proofErr w:type="spellEnd"/>
      <w:r>
        <w:t xml:space="preserve"> accepts the uploaded pptx file and saves it to the server before passing it to create.sh, which manages the rest of the process. </w:t>
      </w:r>
    </w:p>
    <w:p w14:paraId="43C0BDEF" w14:textId="65A8690B" w:rsidR="00D03856" w:rsidRDefault="00D03856" w:rsidP="001A17AD"/>
    <w:p w14:paraId="51F84958" w14:textId="0E08B055" w:rsidR="00D03856" w:rsidRPr="00D03856" w:rsidRDefault="00D03856" w:rsidP="001A17AD">
      <w:r>
        <w:t xml:space="preserve">First, create.sh creates a hashed location to store the generated files and populates it with the files needed to display the data (see Display Architecture), it then activates grab_text.py, </w:t>
      </w:r>
      <w:proofErr w:type="gramStart"/>
      <w:r>
        <w:t>which  uses</w:t>
      </w:r>
      <w:proofErr w:type="gramEnd"/>
      <w:r>
        <w:t xml:space="preserve"> the python-pptx library to read the pptx file and extract the relevant data before creating the </w:t>
      </w:r>
      <w:proofErr w:type="spellStart"/>
      <w:r>
        <w:t>json</w:t>
      </w:r>
      <w:proofErr w:type="spellEnd"/>
      <w:r>
        <w:t xml:space="preserve"> files for the display architecture to read. </w:t>
      </w:r>
    </w:p>
    <w:p w14:paraId="2E439B63" w14:textId="77777777" w:rsidR="00D03856" w:rsidRPr="00D03856" w:rsidRDefault="00D03856" w:rsidP="001A17AD"/>
    <w:p w14:paraId="1AF46504" w14:textId="77777777" w:rsidR="00C8529F" w:rsidRPr="00C8529F" w:rsidRDefault="00C8529F" w:rsidP="00C8529F"/>
    <w:p w14:paraId="76E9A026" w14:textId="77777777" w:rsidR="000B1FF0" w:rsidRPr="000B1FF0" w:rsidRDefault="000B1FF0" w:rsidP="001A17AD">
      <w:pPr>
        <w:pStyle w:val="Heading2"/>
      </w:pPr>
      <w:bookmarkStart w:id="219" w:name="_Toc527370503"/>
      <w:r w:rsidRPr="000B1FF0">
        <w:rPr>
          <w:rStyle w:val="Strong"/>
          <w:b/>
          <w:bCs/>
        </w:rPr>
        <w:t>Display Architecture</w:t>
      </w:r>
      <w:bookmarkEnd w:id="219"/>
    </w:p>
    <w:p w14:paraId="7BB1D094" w14:textId="488C9BBA" w:rsidR="000B1FF0" w:rsidRDefault="000B1FF0" w:rsidP="000B1FF0">
      <w:pPr>
        <w:pStyle w:val="Heading4"/>
      </w:pPr>
      <w:r w:rsidRPr="000B1FF0">
        <w:t>Physical/Deployment</w:t>
      </w:r>
    </w:p>
    <w:p w14:paraId="388FA23B" w14:textId="5EC94740" w:rsidR="000B1FF0" w:rsidRDefault="000B1FF0" w:rsidP="000B1FF0">
      <w:r>
        <w:rPr>
          <w:noProof/>
          <w:lang w:eastAsia="en-GB"/>
        </w:rPr>
        <w:drawing>
          <wp:inline distT="0" distB="0" distL="0" distR="0" wp14:anchorId="6ABF3A97" wp14:editId="2BDA1BFF">
            <wp:extent cx="4581525" cy="1771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VoiceFactory Architecture-Display-Physical.png"/>
                    <pic:cNvPicPr/>
                  </pic:nvPicPr>
                  <pic:blipFill>
                    <a:blip r:embed="rId23">
                      <a:extLst>
                        <a:ext uri="{28A0092B-C50C-407E-A947-70E740481C1C}">
                          <a14:useLocalDpi xmlns:a14="http://schemas.microsoft.com/office/drawing/2010/main" val="0"/>
                        </a:ext>
                      </a:extLst>
                    </a:blip>
                    <a:stretch>
                      <a:fillRect/>
                    </a:stretch>
                  </pic:blipFill>
                  <pic:spPr>
                    <a:xfrm>
                      <a:off x="0" y="0"/>
                      <a:ext cx="4581525" cy="1771650"/>
                    </a:xfrm>
                    <a:prstGeom prst="rect">
                      <a:avLst/>
                    </a:prstGeom>
                  </pic:spPr>
                </pic:pic>
              </a:graphicData>
            </a:graphic>
          </wp:inline>
        </w:drawing>
      </w:r>
    </w:p>
    <w:p w14:paraId="5333706B" w14:textId="77777777" w:rsidR="00C8529F" w:rsidRDefault="00C8529F" w:rsidP="000B1FF0"/>
    <w:p w14:paraId="2CD414EF" w14:textId="3C614F80" w:rsidR="00C8529F" w:rsidRDefault="00C8529F" w:rsidP="001A17AD">
      <w:pPr>
        <w:pStyle w:val="ListParagraph"/>
        <w:numPr>
          <w:ilvl w:val="0"/>
          <w:numId w:val="43"/>
        </w:numPr>
      </w:pPr>
      <w:r>
        <w:t>Index.html provides a means to initiate the application in the browser.</w:t>
      </w:r>
    </w:p>
    <w:p w14:paraId="7C33A648" w14:textId="1D92A024" w:rsidR="00C8529F" w:rsidRDefault="00C8529F" w:rsidP="001A17AD">
      <w:pPr>
        <w:pStyle w:val="ListParagraph"/>
        <w:numPr>
          <w:ilvl w:val="0"/>
          <w:numId w:val="43"/>
        </w:numPr>
      </w:pPr>
      <w:r>
        <w:lastRenderedPageBreak/>
        <w:t xml:space="preserve">read_json.js contains the </w:t>
      </w:r>
      <w:proofErr w:type="spellStart"/>
      <w:r>
        <w:t>javascript</w:t>
      </w:r>
      <w:proofErr w:type="spellEnd"/>
      <w:r>
        <w:t xml:space="preserve"> files which form the application</w:t>
      </w:r>
    </w:p>
    <w:p w14:paraId="6659C976" w14:textId="7B393216" w:rsidR="00C8529F" w:rsidRDefault="00C8529F" w:rsidP="001A17AD">
      <w:pPr>
        <w:pStyle w:val="ListParagraph"/>
        <w:numPr>
          <w:ilvl w:val="0"/>
          <w:numId w:val="43"/>
        </w:numPr>
      </w:pPr>
      <w:proofErr w:type="spellStart"/>
      <w:proofErr w:type="gramStart"/>
      <w:r>
        <w:t>manifest.json</w:t>
      </w:r>
      <w:proofErr w:type="spellEnd"/>
      <w:proofErr w:type="gramEnd"/>
      <w:r>
        <w:t xml:space="preserve"> defines which files the application should load to define the board which should be displayed.</w:t>
      </w:r>
    </w:p>
    <w:p w14:paraId="1D164A9D" w14:textId="77777777" w:rsidR="00C8529F" w:rsidRPr="000B1FF0" w:rsidRDefault="00C8529F" w:rsidP="000B1FF0"/>
    <w:p w14:paraId="6F9BCADA" w14:textId="77E5CCBB" w:rsidR="000B1FF0" w:rsidRDefault="000B1FF0" w:rsidP="001A17AD">
      <w:pPr>
        <w:pStyle w:val="Heading3"/>
      </w:pPr>
      <w:bookmarkStart w:id="220" w:name="_Toc527370504"/>
      <w:r w:rsidRPr="000B1FF0">
        <w:t>Logical</w:t>
      </w:r>
      <w:bookmarkEnd w:id="220"/>
    </w:p>
    <w:p w14:paraId="5C437A04" w14:textId="5F4CCD40" w:rsidR="00C8529F" w:rsidRDefault="001A17AD" w:rsidP="000B1FF0">
      <w:r>
        <w:t>See Upload</w:t>
      </w:r>
    </w:p>
    <w:p w14:paraId="7FD973BD" w14:textId="77777777" w:rsidR="00C8529F" w:rsidRPr="000B1FF0" w:rsidRDefault="00C8529F" w:rsidP="000B1FF0"/>
    <w:p w14:paraId="46C20E99" w14:textId="6DC23327" w:rsidR="000B1FF0" w:rsidRPr="000B1FF0" w:rsidRDefault="000B1FF0" w:rsidP="001A17AD">
      <w:pPr>
        <w:pStyle w:val="Heading3"/>
      </w:pPr>
      <w:bookmarkStart w:id="221" w:name="_Toc527370505"/>
      <w:r w:rsidRPr="000B1FF0">
        <w:t>Process</w:t>
      </w:r>
      <w:bookmarkEnd w:id="221"/>
    </w:p>
    <w:p w14:paraId="0CC4C001" w14:textId="2CC6A98A" w:rsidR="000B1FF0" w:rsidRDefault="000B1FF0" w:rsidP="001A17AD">
      <w:pPr>
        <w:pStyle w:val="NormalWeb"/>
        <w:spacing w:before="0" w:beforeAutospacing="0" w:after="240" w:afterAutospacing="0"/>
        <w:jc w:val="center"/>
        <w:rPr>
          <w:rFonts w:ascii="&amp;quot" w:hAnsi="&amp;quot"/>
          <w:color w:val="24292E"/>
        </w:rPr>
      </w:pPr>
      <w:r>
        <w:rPr>
          <w:rFonts w:ascii="&amp;quot" w:hAnsi="&amp;quot"/>
          <w:noProof/>
          <w:color w:val="24292E"/>
          <w:lang w:eastAsia="en-GB"/>
        </w:rPr>
        <w:drawing>
          <wp:inline distT="0" distB="0" distL="0" distR="0" wp14:anchorId="5C62CBA1" wp14:editId="487995C8">
            <wp:extent cx="5727700" cy="37953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VoiceFactory Architecture-Display-Process.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795395"/>
                    </a:xfrm>
                    <a:prstGeom prst="rect">
                      <a:avLst/>
                    </a:prstGeom>
                  </pic:spPr>
                </pic:pic>
              </a:graphicData>
            </a:graphic>
          </wp:inline>
        </w:drawing>
      </w:r>
    </w:p>
    <w:p w14:paraId="776CA1B1" w14:textId="7DB29321" w:rsidR="00C8529F" w:rsidRDefault="00C8529F" w:rsidP="000B1FF0">
      <w:pPr>
        <w:pStyle w:val="NormalWeb"/>
        <w:spacing w:before="0" w:beforeAutospacing="0" w:after="240" w:afterAutospacing="0"/>
        <w:rPr>
          <w:rFonts w:ascii="&amp;quot" w:hAnsi="&amp;quot"/>
          <w:color w:val="24292E"/>
        </w:rPr>
      </w:pPr>
      <w:r>
        <w:rPr>
          <w:rFonts w:ascii="&amp;quot" w:hAnsi="&amp;quot"/>
          <w:color w:val="24292E"/>
        </w:rPr>
        <w:t xml:space="preserve">When the application runs, the board data is read into internal memory through the relevant </w:t>
      </w:r>
      <w:proofErr w:type="spellStart"/>
      <w:r>
        <w:rPr>
          <w:rFonts w:ascii="&amp;quot" w:hAnsi="&amp;quot"/>
          <w:color w:val="24292E"/>
        </w:rPr>
        <w:t>setupInternalDataStructures</w:t>
      </w:r>
      <w:proofErr w:type="spellEnd"/>
      <w:r>
        <w:rPr>
          <w:rFonts w:ascii="&amp;quot" w:hAnsi="&amp;quot"/>
          <w:color w:val="24292E"/>
        </w:rPr>
        <w:t xml:space="preserve"> function (for Open Board Format or the historical Open Voice Format).</w:t>
      </w:r>
    </w:p>
    <w:p w14:paraId="647BD54B" w14:textId="515266C0" w:rsidR="00C8529F" w:rsidRDefault="00C8529F" w:rsidP="000B1FF0">
      <w:pPr>
        <w:pStyle w:val="NormalWeb"/>
        <w:spacing w:before="0" w:beforeAutospacing="0" w:after="240" w:afterAutospacing="0"/>
        <w:rPr>
          <w:rFonts w:ascii="&amp;quot" w:hAnsi="&amp;quot"/>
          <w:color w:val="24292E"/>
        </w:rPr>
      </w:pPr>
      <w:r>
        <w:rPr>
          <w:rFonts w:ascii="&amp;quot" w:hAnsi="&amp;quot"/>
          <w:color w:val="24292E"/>
        </w:rPr>
        <w:t>For each page, the application then defines the page, setups up the content for the page and then displays it.  Users can either click a cell or switch on scanning to select cells.  Cell contents is copied into the message window from where it can be verbalised.</w:t>
      </w:r>
    </w:p>
    <w:p w14:paraId="39801168" w14:textId="68F27EED" w:rsidR="000B1FF0" w:rsidRDefault="00C8529F" w:rsidP="001A17AD">
      <w:pPr>
        <w:pStyle w:val="Heading1"/>
      </w:pPr>
      <w:bookmarkStart w:id="222" w:name="_Toc527370506"/>
      <w:r>
        <w:t>Examples</w:t>
      </w:r>
      <w:bookmarkEnd w:id="222"/>
      <w:r>
        <w:tab/>
      </w:r>
    </w:p>
    <w:p w14:paraId="39FC2C2E" w14:textId="3DC7E598" w:rsidR="00C8529F" w:rsidRPr="00C8529F" w:rsidRDefault="00C8529F" w:rsidP="00C8529F">
      <w:r>
        <w:t>The top page of CK12 running in a browser:</w:t>
      </w:r>
    </w:p>
    <w:p w14:paraId="04D62043" w14:textId="2EE1B3C2" w:rsidR="00C8529F" w:rsidRPr="00C8529F" w:rsidRDefault="00C8529F" w:rsidP="00C8529F">
      <w:r>
        <w:rPr>
          <w:noProof/>
          <w:lang w:eastAsia="en-GB"/>
        </w:rPr>
        <w:lastRenderedPageBreak/>
        <w:drawing>
          <wp:inline distT="0" distB="0" distL="0" distR="0" wp14:anchorId="23B9E741" wp14:editId="1B82187F">
            <wp:extent cx="5727700" cy="50012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K12.jpg"/>
                    <pic:cNvPicPr/>
                  </pic:nvPicPr>
                  <pic:blipFill>
                    <a:blip r:embed="rId25">
                      <a:extLst>
                        <a:ext uri="{28A0092B-C50C-407E-A947-70E740481C1C}">
                          <a14:useLocalDpi xmlns:a14="http://schemas.microsoft.com/office/drawing/2010/main" val="0"/>
                        </a:ext>
                      </a:extLst>
                    </a:blip>
                    <a:stretch>
                      <a:fillRect/>
                    </a:stretch>
                  </pic:blipFill>
                  <pic:spPr>
                    <a:xfrm>
                      <a:off x="0" y="0"/>
                      <a:ext cx="5727700" cy="5001260"/>
                    </a:xfrm>
                    <a:prstGeom prst="rect">
                      <a:avLst/>
                    </a:prstGeom>
                  </pic:spPr>
                </pic:pic>
              </a:graphicData>
            </a:graphic>
          </wp:inline>
        </w:drawing>
      </w:r>
    </w:p>
    <w:p w14:paraId="0128A17F" w14:textId="77777777" w:rsidR="000B1FF0" w:rsidRDefault="000B1FF0" w:rsidP="000B3346"/>
    <w:p w14:paraId="0EC82908" w14:textId="77777777" w:rsidR="000B1FF0" w:rsidRDefault="000B1FF0" w:rsidP="000B3346"/>
    <w:p w14:paraId="0F8D8147" w14:textId="71D4BB59" w:rsidR="004B6A34" w:rsidRPr="00267296" w:rsidRDefault="004B6A34" w:rsidP="004B6A34">
      <w:pPr>
        <w:rPr>
          <w:i/>
        </w:rPr>
      </w:pPr>
    </w:p>
    <w:sectPr w:rsidR="004B6A34" w:rsidRPr="00267296" w:rsidSect="00797AA9">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9" w:author="Reddington, Joseph" w:date="2018-10-02T08:55:00Z" w:initials="RJ">
    <w:p w14:paraId="5D728BF0" w14:textId="77777777" w:rsidR="00DB5BD4" w:rsidRDefault="00DB5BD4">
      <w:pPr>
        <w:pStyle w:val="CommentText"/>
        <w:rPr>
          <w:noProof/>
        </w:rPr>
      </w:pPr>
      <w:r>
        <w:rPr>
          <w:rStyle w:val="CommentReference"/>
        </w:rPr>
        <w:annotationRef/>
      </w:r>
      <w:r w:rsidR="00372BE8">
        <w:rPr>
          <w:noProof/>
        </w:rPr>
        <w:t xml:space="preserve">We'll need to switch this one out - I've just written that we don't support android... </w:t>
      </w:r>
    </w:p>
    <w:p w14:paraId="13EAEB66" w14:textId="75E14074" w:rsidR="00DB5BD4" w:rsidRDefault="00DB5BD4">
      <w:pPr>
        <w:pStyle w:val="CommentText"/>
      </w:pPr>
    </w:p>
  </w:comment>
  <w:comment w:id="192" w:author="greg.smart" w:date="2018-09-17T15:31:00Z" w:initials="g">
    <w:p w14:paraId="16E4B251" w14:textId="44AD702A" w:rsidR="00936CAC" w:rsidRDefault="00936CAC">
      <w:pPr>
        <w:pStyle w:val="CommentText"/>
      </w:pPr>
      <w:r>
        <w:rPr>
          <w:rStyle w:val="CommentReference"/>
        </w:rPr>
        <w:annotationRef/>
      </w:r>
      <w:r>
        <w:t>We might not get away with this</w:t>
      </w:r>
    </w:p>
  </w:comment>
  <w:comment w:id="193" w:author="Reddington, Joseph" w:date="2018-09-20T08:55:00Z" w:initials="RJ">
    <w:p w14:paraId="17A9D0F0" w14:textId="6831AE15" w:rsidR="000B3346" w:rsidRDefault="000B3346">
      <w:pPr>
        <w:pStyle w:val="CommentText"/>
      </w:pPr>
      <w:r>
        <w:rPr>
          <w:rStyle w:val="CommentReference"/>
        </w:rPr>
        <w:annotationRef/>
      </w:r>
      <w:r>
        <w:t xml:space="preserve">To be clear – this is our belief and the MHRA might rule otherwise. </w:t>
      </w:r>
    </w:p>
  </w:comment>
  <w:comment w:id="194" w:author="greg.smart" w:date="2018-09-20T09:40:00Z" w:initials="g">
    <w:p w14:paraId="134D2EB9" w14:textId="1F46E64E" w:rsidR="006C5FA1" w:rsidRDefault="006C5FA1">
      <w:pPr>
        <w:pStyle w:val="CommentText"/>
      </w:pPr>
      <w:r>
        <w:rPr>
          <w:rStyle w:val="CommentReference"/>
        </w:rPr>
        <w:annotationRef/>
      </w:r>
      <w:r>
        <w:t>To be even clearer, we may have to write more words to justify why we believe this to be the case.</w:t>
      </w:r>
    </w:p>
  </w:comment>
  <w:comment w:id="195" w:author="greg.smart" w:date="2018-10-04T15:26:00Z" w:initials="g">
    <w:p w14:paraId="03562F27" w14:textId="0032C504" w:rsidR="001A17AD" w:rsidRDefault="001A17AD">
      <w:pPr>
        <w:pStyle w:val="CommentText"/>
      </w:pPr>
      <w:r>
        <w:rPr>
          <w:rStyle w:val="CommentReference"/>
        </w:rPr>
        <w:annotationRef/>
      </w:r>
      <w:r>
        <w:t>Insert specification information from the hosting service provider.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EAEB66" w15:done="0"/>
  <w15:commentEx w15:paraId="16E4B251" w15:done="0"/>
  <w15:commentEx w15:paraId="17A9D0F0" w15:paraIdParent="16E4B251" w15:done="0"/>
  <w15:commentEx w15:paraId="134D2EB9" w15:paraIdParent="16E4B251" w15:done="0"/>
  <w15:commentEx w15:paraId="03562F27" w15:paraIdParent="16E4B2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EAEB66" w16cid:durableId="1F5DB0F4"/>
  <w16cid:commentId w16cid:paraId="16E4B251" w16cid:durableId="1F4DDE11"/>
  <w16cid:commentId w16cid:paraId="17A9D0F0" w16cid:durableId="1F4DDF0F"/>
  <w16cid:commentId w16cid:paraId="134D2EB9" w16cid:durableId="1F5DA6D4"/>
  <w16cid:commentId w16cid:paraId="03562F27" w16cid:durableId="1F6EF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65C94" w14:textId="77777777" w:rsidR="00AB2487" w:rsidRDefault="00AB2487" w:rsidP="004F0191">
      <w:r>
        <w:separator/>
      </w:r>
    </w:p>
  </w:endnote>
  <w:endnote w:type="continuationSeparator" w:id="0">
    <w:p w14:paraId="0ABFB5F5" w14:textId="77777777" w:rsidR="00AB2487" w:rsidRDefault="00AB2487" w:rsidP="004F0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NewsGothicMT-Bold">
    <w:altName w:val="News Gothic MT"/>
    <w:panose1 w:val="020B0604020202020204"/>
    <w:charset w:val="00"/>
    <w:family w:val="auto"/>
    <w:pitch w:val="variable"/>
    <w:sig w:usb0="00000003" w:usb1="00000000" w:usb2="00000000" w:usb3="00000000" w:csb0="00000001" w:csb1="00000000"/>
  </w:font>
  <w:font w:name="&amp;quo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DE5C2" w14:textId="77777777" w:rsidR="00AB2487" w:rsidRDefault="00AB2487" w:rsidP="004F0191">
      <w:r>
        <w:separator/>
      </w:r>
    </w:p>
  </w:footnote>
  <w:footnote w:type="continuationSeparator" w:id="0">
    <w:p w14:paraId="53D20D0B" w14:textId="77777777" w:rsidR="00AB2487" w:rsidRDefault="00AB2487" w:rsidP="004F0191">
      <w:r>
        <w:continuationSeparator/>
      </w:r>
    </w:p>
  </w:footnote>
  <w:footnote w:id="1">
    <w:p w14:paraId="52574FBF" w14:textId="75F0AD38" w:rsidR="004F0191" w:rsidRDefault="004F0191">
      <w:pPr>
        <w:pStyle w:val="FootnoteText"/>
      </w:pPr>
      <w:r>
        <w:rPr>
          <w:rStyle w:val="FootnoteReference"/>
        </w:rPr>
        <w:footnoteRef/>
      </w:r>
      <w:r>
        <w:t xml:space="preserve"> </w:t>
      </w:r>
      <w:r w:rsidR="00D777DF">
        <w:t>Annex IX MEDDEV 93-42-amended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97B8F"/>
    <w:multiLevelType w:val="multilevel"/>
    <w:tmpl w:val="C02C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32F42"/>
    <w:multiLevelType w:val="hybridMultilevel"/>
    <w:tmpl w:val="8CB6C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B0681B"/>
    <w:multiLevelType w:val="multilevel"/>
    <w:tmpl w:val="5A74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02427"/>
    <w:multiLevelType w:val="hybridMultilevel"/>
    <w:tmpl w:val="680E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415313"/>
    <w:multiLevelType w:val="multilevel"/>
    <w:tmpl w:val="95AA2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9C1311"/>
    <w:multiLevelType w:val="multilevel"/>
    <w:tmpl w:val="4D9A6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44B5E"/>
    <w:multiLevelType w:val="hybridMultilevel"/>
    <w:tmpl w:val="351A7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C4803"/>
    <w:multiLevelType w:val="multilevel"/>
    <w:tmpl w:val="C2025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63E6D"/>
    <w:multiLevelType w:val="multilevel"/>
    <w:tmpl w:val="2C2A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33586"/>
    <w:multiLevelType w:val="hybridMultilevel"/>
    <w:tmpl w:val="35BE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DB5717"/>
    <w:multiLevelType w:val="hybridMultilevel"/>
    <w:tmpl w:val="96361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272E2E"/>
    <w:multiLevelType w:val="multilevel"/>
    <w:tmpl w:val="88D0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D3DB5"/>
    <w:multiLevelType w:val="multilevel"/>
    <w:tmpl w:val="3270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173D0"/>
    <w:multiLevelType w:val="multilevel"/>
    <w:tmpl w:val="AB68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AA4204"/>
    <w:multiLevelType w:val="hybridMultilevel"/>
    <w:tmpl w:val="9AA29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7A2206"/>
    <w:multiLevelType w:val="multilevel"/>
    <w:tmpl w:val="E1809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986277"/>
    <w:multiLevelType w:val="multilevel"/>
    <w:tmpl w:val="511E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F1729"/>
    <w:multiLevelType w:val="hybridMultilevel"/>
    <w:tmpl w:val="146CE9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A91F4F"/>
    <w:multiLevelType w:val="multilevel"/>
    <w:tmpl w:val="8078E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2C008E"/>
    <w:multiLevelType w:val="hybridMultilevel"/>
    <w:tmpl w:val="01B83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BC6620"/>
    <w:multiLevelType w:val="multilevel"/>
    <w:tmpl w:val="60947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FE602A"/>
    <w:multiLevelType w:val="hybridMultilevel"/>
    <w:tmpl w:val="CA9A0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FA4103"/>
    <w:multiLevelType w:val="multilevel"/>
    <w:tmpl w:val="AEA6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B14A99"/>
    <w:multiLevelType w:val="multilevel"/>
    <w:tmpl w:val="3936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A77844"/>
    <w:multiLevelType w:val="multilevel"/>
    <w:tmpl w:val="1A00C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7C32E0"/>
    <w:multiLevelType w:val="hybridMultilevel"/>
    <w:tmpl w:val="0512E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115BE5"/>
    <w:multiLevelType w:val="multilevel"/>
    <w:tmpl w:val="6D32B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03083B"/>
    <w:multiLevelType w:val="hybridMultilevel"/>
    <w:tmpl w:val="D67CEB84"/>
    <w:lvl w:ilvl="0" w:tplc="98CC48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3054ED"/>
    <w:multiLevelType w:val="multilevel"/>
    <w:tmpl w:val="27CA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823EBF"/>
    <w:multiLevelType w:val="hybridMultilevel"/>
    <w:tmpl w:val="CD9450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2E76C8"/>
    <w:multiLevelType w:val="multilevel"/>
    <w:tmpl w:val="517C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6A63C4"/>
    <w:multiLevelType w:val="multilevel"/>
    <w:tmpl w:val="406E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911AF9"/>
    <w:multiLevelType w:val="multilevel"/>
    <w:tmpl w:val="D834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FA5CAD"/>
    <w:multiLevelType w:val="multilevel"/>
    <w:tmpl w:val="27CA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732E46"/>
    <w:multiLevelType w:val="hybridMultilevel"/>
    <w:tmpl w:val="E23A6C1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8A44CA9"/>
    <w:multiLevelType w:val="multilevel"/>
    <w:tmpl w:val="4C7C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EF710A"/>
    <w:multiLevelType w:val="hybridMultilevel"/>
    <w:tmpl w:val="D28CEA5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5A483FFC"/>
    <w:multiLevelType w:val="multilevel"/>
    <w:tmpl w:val="AC3AD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2D40BA"/>
    <w:multiLevelType w:val="multilevel"/>
    <w:tmpl w:val="A9F0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1742B5"/>
    <w:multiLevelType w:val="hybridMultilevel"/>
    <w:tmpl w:val="D2A83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7D6F5B"/>
    <w:multiLevelType w:val="multilevel"/>
    <w:tmpl w:val="6570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B34747"/>
    <w:multiLevelType w:val="hybridMultilevel"/>
    <w:tmpl w:val="70E8E7F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041C6F"/>
    <w:multiLevelType w:val="multilevel"/>
    <w:tmpl w:val="1FB0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456BC"/>
    <w:multiLevelType w:val="multilevel"/>
    <w:tmpl w:val="86E4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5D0FD1"/>
    <w:multiLevelType w:val="hybridMultilevel"/>
    <w:tmpl w:val="91A4A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F107BF"/>
    <w:multiLevelType w:val="multilevel"/>
    <w:tmpl w:val="9F6A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5"/>
  </w:num>
  <w:num w:numId="4">
    <w:abstractNumId w:val="26"/>
  </w:num>
  <w:num w:numId="5">
    <w:abstractNumId w:val="7"/>
  </w:num>
  <w:num w:numId="6">
    <w:abstractNumId w:val="38"/>
  </w:num>
  <w:num w:numId="7">
    <w:abstractNumId w:val="32"/>
  </w:num>
  <w:num w:numId="8">
    <w:abstractNumId w:val="35"/>
  </w:num>
  <w:num w:numId="9">
    <w:abstractNumId w:val="30"/>
  </w:num>
  <w:num w:numId="10">
    <w:abstractNumId w:val="11"/>
  </w:num>
  <w:num w:numId="11">
    <w:abstractNumId w:val="15"/>
  </w:num>
  <w:num w:numId="12">
    <w:abstractNumId w:val="4"/>
  </w:num>
  <w:num w:numId="13">
    <w:abstractNumId w:val="13"/>
  </w:num>
  <w:num w:numId="14">
    <w:abstractNumId w:val="37"/>
  </w:num>
  <w:num w:numId="15">
    <w:abstractNumId w:val="8"/>
  </w:num>
  <w:num w:numId="16">
    <w:abstractNumId w:val="12"/>
  </w:num>
  <w:num w:numId="17">
    <w:abstractNumId w:val="43"/>
  </w:num>
  <w:num w:numId="18">
    <w:abstractNumId w:val="45"/>
  </w:num>
  <w:num w:numId="19">
    <w:abstractNumId w:val="42"/>
  </w:num>
  <w:num w:numId="20">
    <w:abstractNumId w:val="23"/>
  </w:num>
  <w:num w:numId="21">
    <w:abstractNumId w:val="22"/>
  </w:num>
  <w:num w:numId="22">
    <w:abstractNumId w:val="31"/>
  </w:num>
  <w:num w:numId="23">
    <w:abstractNumId w:val="9"/>
  </w:num>
  <w:num w:numId="24">
    <w:abstractNumId w:val="21"/>
  </w:num>
  <w:num w:numId="25">
    <w:abstractNumId w:val="1"/>
  </w:num>
  <w:num w:numId="26">
    <w:abstractNumId w:val="39"/>
  </w:num>
  <w:num w:numId="27">
    <w:abstractNumId w:val="10"/>
  </w:num>
  <w:num w:numId="28">
    <w:abstractNumId w:val="34"/>
  </w:num>
  <w:num w:numId="29">
    <w:abstractNumId w:val="41"/>
  </w:num>
  <w:num w:numId="30">
    <w:abstractNumId w:val="29"/>
  </w:num>
  <w:num w:numId="31">
    <w:abstractNumId w:val="19"/>
  </w:num>
  <w:num w:numId="32">
    <w:abstractNumId w:val="14"/>
  </w:num>
  <w:num w:numId="33">
    <w:abstractNumId w:val="3"/>
  </w:num>
  <w:num w:numId="34">
    <w:abstractNumId w:val="25"/>
  </w:num>
  <w:num w:numId="35">
    <w:abstractNumId w:val="20"/>
  </w:num>
  <w:num w:numId="36">
    <w:abstractNumId w:val="17"/>
  </w:num>
  <w:num w:numId="37">
    <w:abstractNumId w:val="27"/>
  </w:num>
  <w:num w:numId="38">
    <w:abstractNumId w:val="36"/>
  </w:num>
  <w:num w:numId="39">
    <w:abstractNumId w:val="40"/>
  </w:num>
  <w:num w:numId="40">
    <w:abstractNumId w:val="0"/>
  </w:num>
  <w:num w:numId="41">
    <w:abstractNumId w:val="33"/>
  </w:num>
  <w:num w:numId="42">
    <w:abstractNumId w:val="28"/>
  </w:num>
  <w:num w:numId="43">
    <w:abstractNumId w:val="6"/>
  </w:num>
  <w:num w:numId="44">
    <w:abstractNumId w:val="24"/>
  </w:num>
  <w:num w:numId="45">
    <w:abstractNumId w:val="2"/>
  </w:num>
  <w:num w:numId="46">
    <w:abstractNumId w:val="4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ddington, Joseph">
    <w15:presenceInfo w15:providerId="Windows Live" w15:userId="547d1c4b-d7c1-4b32-8957-4e38c6e20038"/>
  </w15:person>
  <w15:person w15:author="greg.smart">
    <w15:presenceInfo w15:providerId="Windows Live" w15:userId="5b7070438a340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848"/>
    <w:rsid w:val="000947F3"/>
    <w:rsid w:val="000A5528"/>
    <w:rsid w:val="000B05A6"/>
    <w:rsid w:val="000B1FF0"/>
    <w:rsid w:val="000B3346"/>
    <w:rsid w:val="000B4970"/>
    <w:rsid w:val="00101654"/>
    <w:rsid w:val="00131E50"/>
    <w:rsid w:val="00152E46"/>
    <w:rsid w:val="001576B6"/>
    <w:rsid w:val="00186F91"/>
    <w:rsid w:val="00187CFA"/>
    <w:rsid w:val="001A17AD"/>
    <w:rsid w:val="00251848"/>
    <w:rsid w:val="00267296"/>
    <w:rsid w:val="00270670"/>
    <w:rsid w:val="002C4972"/>
    <w:rsid w:val="002D4399"/>
    <w:rsid w:val="00364D35"/>
    <w:rsid w:val="00372BE8"/>
    <w:rsid w:val="003D3A2D"/>
    <w:rsid w:val="003F06D8"/>
    <w:rsid w:val="0041614D"/>
    <w:rsid w:val="004201C8"/>
    <w:rsid w:val="004502B5"/>
    <w:rsid w:val="00454F41"/>
    <w:rsid w:val="004656A0"/>
    <w:rsid w:val="00473164"/>
    <w:rsid w:val="00475956"/>
    <w:rsid w:val="00482E0E"/>
    <w:rsid w:val="00491362"/>
    <w:rsid w:val="00496982"/>
    <w:rsid w:val="004B6A34"/>
    <w:rsid w:val="004F0191"/>
    <w:rsid w:val="006744C3"/>
    <w:rsid w:val="00683A7A"/>
    <w:rsid w:val="00697356"/>
    <w:rsid w:val="006B08AE"/>
    <w:rsid w:val="006C5FA1"/>
    <w:rsid w:val="0071473F"/>
    <w:rsid w:val="007161A0"/>
    <w:rsid w:val="00716CB0"/>
    <w:rsid w:val="00797AA9"/>
    <w:rsid w:val="007B7CC2"/>
    <w:rsid w:val="007C038C"/>
    <w:rsid w:val="007F2D55"/>
    <w:rsid w:val="00841415"/>
    <w:rsid w:val="008800D9"/>
    <w:rsid w:val="008D18EF"/>
    <w:rsid w:val="00936CAC"/>
    <w:rsid w:val="0097264E"/>
    <w:rsid w:val="00974532"/>
    <w:rsid w:val="009A03C3"/>
    <w:rsid w:val="009B427B"/>
    <w:rsid w:val="009D16A7"/>
    <w:rsid w:val="009E52E2"/>
    <w:rsid w:val="00A03083"/>
    <w:rsid w:val="00A826AE"/>
    <w:rsid w:val="00AA4840"/>
    <w:rsid w:val="00AB2487"/>
    <w:rsid w:val="00BA017A"/>
    <w:rsid w:val="00BD2376"/>
    <w:rsid w:val="00BD3499"/>
    <w:rsid w:val="00BF57A0"/>
    <w:rsid w:val="00C60D0A"/>
    <w:rsid w:val="00C83804"/>
    <w:rsid w:val="00C8529F"/>
    <w:rsid w:val="00CA12D8"/>
    <w:rsid w:val="00CE5C22"/>
    <w:rsid w:val="00CF6485"/>
    <w:rsid w:val="00D013DE"/>
    <w:rsid w:val="00D03856"/>
    <w:rsid w:val="00D204F0"/>
    <w:rsid w:val="00D226AB"/>
    <w:rsid w:val="00D40981"/>
    <w:rsid w:val="00D513BB"/>
    <w:rsid w:val="00D777DF"/>
    <w:rsid w:val="00D8474A"/>
    <w:rsid w:val="00D86BE5"/>
    <w:rsid w:val="00DA0CA3"/>
    <w:rsid w:val="00DB5BD4"/>
    <w:rsid w:val="00DB5CAF"/>
    <w:rsid w:val="00DC0804"/>
    <w:rsid w:val="00DC0E4C"/>
    <w:rsid w:val="00E11330"/>
    <w:rsid w:val="00E63648"/>
    <w:rsid w:val="00E94CF0"/>
    <w:rsid w:val="00EA42D6"/>
    <w:rsid w:val="00EA62FB"/>
    <w:rsid w:val="00EA6488"/>
    <w:rsid w:val="00EC2A7A"/>
    <w:rsid w:val="00EF7F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99EF"/>
  <w15:chartTrackingRefBased/>
  <w15:docId w15:val="{F70BD5BF-B6B3-604D-9BE8-EC1A6EA24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64E"/>
  </w:style>
  <w:style w:type="paragraph" w:styleId="Heading1">
    <w:name w:val="heading 1"/>
    <w:basedOn w:val="Normal"/>
    <w:next w:val="Normal"/>
    <w:link w:val="Heading1Char"/>
    <w:uiPriority w:val="9"/>
    <w:qFormat/>
    <w:rsid w:val="00251848"/>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rsid w:val="0025184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qFormat/>
    <w:rsid w:val="0025184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C497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84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5184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184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251848"/>
    <w:rPr>
      <w:color w:val="0000FF"/>
      <w:u w:val="single"/>
    </w:rPr>
  </w:style>
  <w:style w:type="paragraph" w:styleId="NormalWeb">
    <w:name w:val="Normal (Web)"/>
    <w:basedOn w:val="Normal"/>
    <w:uiPriority w:val="99"/>
    <w:semiHidden/>
    <w:unhideWhenUsed/>
    <w:rsid w:val="00251848"/>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251848"/>
    <w:rPr>
      <w:i/>
      <w:iCs/>
    </w:rPr>
  </w:style>
  <w:style w:type="character" w:styleId="HTMLTypewriter">
    <w:name w:val="HTML Typewriter"/>
    <w:basedOn w:val="DefaultParagraphFont"/>
    <w:uiPriority w:val="99"/>
    <w:semiHidden/>
    <w:unhideWhenUsed/>
    <w:rsid w:val="00251848"/>
    <w:rPr>
      <w:rFonts w:ascii="Courier New" w:eastAsia="Times New Roman" w:hAnsi="Courier New" w:cs="Courier New"/>
      <w:sz w:val="20"/>
      <w:szCs w:val="20"/>
    </w:rPr>
  </w:style>
  <w:style w:type="character" w:customStyle="1" w:styleId="pre">
    <w:name w:val="pre"/>
    <w:basedOn w:val="DefaultParagraphFont"/>
    <w:rsid w:val="00251848"/>
  </w:style>
  <w:style w:type="character" w:styleId="HTMLCite">
    <w:name w:val="HTML Cite"/>
    <w:basedOn w:val="DefaultParagraphFont"/>
    <w:uiPriority w:val="99"/>
    <w:semiHidden/>
    <w:unhideWhenUsed/>
    <w:rsid w:val="00251848"/>
    <w:rPr>
      <w:i/>
      <w:iCs/>
    </w:rPr>
  </w:style>
  <w:style w:type="character" w:styleId="Strong">
    <w:name w:val="Strong"/>
    <w:basedOn w:val="DefaultParagraphFont"/>
    <w:uiPriority w:val="22"/>
    <w:qFormat/>
    <w:rsid w:val="00251848"/>
    <w:rPr>
      <w:b/>
      <w:bCs/>
    </w:rPr>
  </w:style>
  <w:style w:type="paragraph" w:customStyle="1" w:styleId="first">
    <w:name w:val="first"/>
    <w:basedOn w:val="Normal"/>
    <w:rsid w:val="00251848"/>
    <w:pPr>
      <w:spacing w:before="100" w:beforeAutospacing="1" w:after="100" w:afterAutospacing="1"/>
    </w:pPr>
    <w:rPr>
      <w:rFonts w:ascii="Times New Roman" w:eastAsia="Times New Roman" w:hAnsi="Times New Roman" w:cs="Times New Roman"/>
    </w:rPr>
  </w:style>
  <w:style w:type="paragraph" w:customStyle="1" w:styleId="last">
    <w:name w:val="last"/>
    <w:basedOn w:val="Normal"/>
    <w:rsid w:val="00251848"/>
    <w:pPr>
      <w:spacing w:before="100" w:beforeAutospacing="1" w:after="100" w:afterAutospacing="1"/>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251848"/>
    <w:rPr>
      <w:color w:val="808080"/>
      <w:shd w:val="clear" w:color="auto" w:fill="E6E6E6"/>
    </w:rPr>
  </w:style>
  <w:style w:type="paragraph" w:styleId="Title">
    <w:name w:val="Title"/>
    <w:basedOn w:val="Normal"/>
    <w:next w:val="Normal"/>
    <w:link w:val="TitleChar"/>
    <w:rsid w:val="003F06D8"/>
    <w:pPr>
      <w:keepNext/>
      <w:keepLines/>
      <w:spacing w:line="276" w:lineRule="auto"/>
      <w:contextualSpacing/>
    </w:pPr>
    <w:rPr>
      <w:rFonts w:ascii="Trebuchet MS" w:eastAsia="Trebuchet MS" w:hAnsi="Trebuchet MS" w:cs="Trebuchet MS"/>
      <w:color w:val="000000"/>
      <w:sz w:val="42"/>
      <w:szCs w:val="42"/>
      <w:lang w:val="en-US"/>
    </w:rPr>
  </w:style>
  <w:style w:type="character" w:customStyle="1" w:styleId="TitleChar">
    <w:name w:val="Title Char"/>
    <w:basedOn w:val="DefaultParagraphFont"/>
    <w:link w:val="Title"/>
    <w:rsid w:val="003F06D8"/>
    <w:rPr>
      <w:rFonts w:ascii="Trebuchet MS" w:eastAsia="Trebuchet MS" w:hAnsi="Trebuchet MS" w:cs="Trebuchet MS"/>
      <w:color w:val="000000"/>
      <w:sz w:val="42"/>
      <w:szCs w:val="42"/>
      <w:lang w:val="en-US"/>
    </w:rPr>
  </w:style>
  <w:style w:type="paragraph" w:styleId="Subtitle">
    <w:name w:val="Subtitle"/>
    <w:basedOn w:val="Normal"/>
    <w:next w:val="Normal"/>
    <w:link w:val="SubtitleChar"/>
    <w:rsid w:val="003F06D8"/>
    <w:pPr>
      <w:keepNext/>
      <w:keepLines/>
      <w:spacing w:after="200" w:line="276" w:lineRule="auto"/>
      <w:contextualSpacing/>
    </w:pPr>
    <w:rPr>
      <w:rFonts w:ascii="Trebuchet MS" w:eastAsia="Trebuchet MS" w:hAnsi="Trebuchet MS" w:cs="Trebuchet MS"/>
      <w:i/>
      <w:color w:val="666666"/>
      <w:sz w:val="26"/>
      <w:szCs w:val="26"/>
      <w:lang w:val="en-US"/>
    </w:rPr>
  </w:style>
  <w:style w:type="character" w:customStyle="1" w:styleId="SubtitleChar">
    <w:name w:val="Subtitle Char"/>
    <w:basedOn w:val="DefaultParagraphFont"/>
    <w:link w:val="Subtitle"/>
    <w:rsid w:val="003F06D8"/>
    <w:rPr>
      <w:rFonts w:ascii="Trebuchet MS" w:eastAsia="Trebuchet MS" w:hAnsi="Trebuchet MS" w:cs="Trebuchet MS"/>
      <w:i/>
      <w:color w:val="666666"/>
      <w:sz w:val="26"/>
      <w:szCs w:val="26"/>
      <w:lang w:val="en-US"/>
    </w:rPr>
  </w:style>
  <w:style w:type="paragraph" w:styleId="ListParagraph">
    <w:name w:val="List Paragraph"/>
    <w:basedOn w:val="Normal"/>
    <w:uiPriority w:val="34"/>
    <w:qFormat/>
    <w:rsid w:val="003F06D8"/>
    <w:pPr>
      <w:ind w:left="720"/>
      <w:contextualSpacing/>
    </w:pPr>
  </w:style>
  <w:style w:type="table" w:styleId="TableGrid">
    <w:name w:val="Table Grid"/>
    <w:basedOn w:val="TableNormal"/>
    <w:uiPriority w:val="39"/>
    <w:rsid w:val="00E113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D18EF"/>
    <w:rPr>
      <w:sz w:val="16"/>
      <w:szCs w:val="16"/>
    </w:rPr>
  </w:style>
  <w:style w:type="paragraph" w:styleId="CommentText">
    <w:name w:val="annotation text"/>
    <w:basedOn w:val="Normal"/>
    <w:link w:val="CommentTextChar"/>
    <w:uiPriority w:val="99"/>
    <w:semiHidden/>
    <w:unhideWhenUsed/>
    <w:rsid w:val="008D18EF"/>
    <w:rPr>
      <w:sz w:val="20"/>
      <w:szCs w:val="20"/>
    </w:rPr>
  </w:style>
  <w:style w:type="character" w:customStyle="1" w:styleId="CommentTextChar">
    <w:name w:val="Comment Text Char"/>
    <w:basedOn w:val="DefaultParagraphFont"/>
    <w:link w:val="CommentText"/>
    <w:uiPriority w:val="99"/>
    <w:semiHidden/>
    <w:rsid w:val="008D18EF"/>
    <w:rPr>
      <w:sz w:val="20"/>
      <w:szCs w:val="20"/>
    </w:rPr>
  </w:style>
  <w:style w:type="paragraph" w:styleId="CommentSubject">
    <w:name w:val="annotation subject"/>
    <w:basedOn w:val="CommentText"/>
    <w:next w:val="CommentText"/>
    <w:link w:val="CommentSubjectChar"/>
    <w:uiPriority w:val="99"/>
    <w:semiHidden/>
    <w:unhideWhenUsed/>
    <w:rsid w:val="008D18EF"/>
    <w:rPr>
      <w:b/>
      <w:bCs/>
    </w:rPr>
  </w:style>
  <w:style w:type="character" w:customStyle="1" w:styleId="CommentSubjectChar">
    <w:name w:val="Comment Subject Char"/>
    <w:basedOn w:val="CommentTextChar"/>
    <w:link w:val="CommentSubject"/>
    <w:uiPriority w:val="99"/>
    <w:semiHidden/>
    <w:rsid w:val="008D18EF"/>
    <w:rPr>
      <w:b/>
      <w:bCs/>
      <w:sz w:val="20"/>
      <w:szCs w:val="20"/>
    </w:rPr>
  </w:style>
  <w:style w:type="paragraph" w:styleId="BalloonText">
    <w:name w:val="Balloon Text"/>
    <w:basedOn w:val="Normal"/>
    <w:link w:val="BalloonTextChar"/>
    <w:uiPriority w:val="99"/>
    <w:semiHidden/>
    <w:unhideWhenUsed/>
    <w:rsid w:val="008D18E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18EF"/>
    <w:rPr>
      <w:rFonts w:ascii="Times New Roman" w:hAnsi="Times New Roman" w:cs="Times New Roman"/>
      <w:sz w:val="18"/>
      <w:szCs w:val="18"/>
    </w:rPr>
  </w:style>
  <w:style w:type="paragraph" w:styleId="Caption">
    <w:name w:val="caption"/>
    <w:basedOn w:val="Normal"/>
    <w:next w:val="Normal"/>
    <w:uiPriority w:val="35"/>
    <w:unhideWhenUsed/>
    <w:qFormat/>
    <w:rsid w:val="00267296"/>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4F0191"/>
    <w:rPr>
      <w:sz w:val="20"/>
      <w:szCs w:val="20"/>
    </w:rPr>
  </w:style>
  <w:style w:type="character" w:customStyle="1" w:styleId="FootnoteTextChar">
    <w:name w:val="Footnote Text Char"/>
    <w:basedOn w:val="DefaultParagraphFont"/>
    <w:link w:val="FootnoteText"/>
    <w:uiPriority w:val="99"/>
    <w:semiHidden/>
    <w:rsid w:val="004F0191"/>
    <w:rPr>
      <w:sz w:val="20"/>
      <w:szCs w:val="20"/>
    </w:rPr>
  </w:style>
  <w:style w:type="character" w:styleId="FootnoteReference">
    <w:name w:val="footnote reference"/>
    <w:basedOn w:val="DefaultParagraphFont"/>
    <w:uiPriority w:val="99"/>
    <w:semiHidden/>
    <w:unhideWhenUsed/>
    <w:rsid w:val="004F0191"/>
    <w:rPr>
      <w:vertAlign w:val="superscript"/>
    </w:rPr>
  </w:style>
  <w:style w:type="character" w:customStyle="1" w:styleId="Heading4Char">
    <w:name w:val="Heading 4 Char"/>
    <w:basedOn w:val="DefaultParagraphFont"/>
    <w:link w:val="Heading4"/>
    <w:uiPriority w:val="9"/>
    <w:rsid w:val="002C497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2C4972"/>
    <w:rPr>
      <w:color w:val="954F72" w:themeColor="followedHyperlink"/>
      <w:u w:val="single"/>
    </w:rPr>
  </w:style>
  <w:style w:type="paragraph" w:styleId="TOCHeading">
    <w:name w:val="TOC Heading"/>
    <w:basedOn w:val="Heading1"/>
    <w:next w:val="Normal"/>
    <w:uiPriority w:val="39"/>
    <w:unhideWhenUsed/>
    <w:qFormat/>
    <w:rsid w:val="00C60D0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rPr>
  </w:style>
  <w:style w:type="paragraph" w:styleId="TOC3">
    <w:name w:val="toc 3"/>
    <w:basedOn w:val="Normal"/>
    <w:next w:val="Normal"/>
    <w:autoRedefine/>
    <w:uiPriority w:val="39"/>
    <w:unhideWhenUsed/>
    <w:rsid w:val="00C60D0A"/>
    <w:pPr>
      <w:ind w:left="480"/>
    </w:pPr>
    <w:rPr>
      <w:rFonts w:cstheme="minorHAnsi"/>
      <w:sz w:val="20"/>
      <w:szCs w:val="20"/>
    </w:rPr>
  </w:style>
  <w:style w:type="paragraph" w:styleId="TOC2">
    <w:name w:val="toc 2"/>
    <w:basedOn w:val="Normal"/>
    <w:next w:val="Normal"/>
    <w:autoRedefine/>
    <w:uiPriority w:val="39"/>
    <w:unhideWhenUsed/>
    <w:rsid w:val="00270670"/>
    <w:pPr>
      <w:tabs>
        <w:tab w:val="right" w:leader="dot" w:pos="9010"/>
      </w:tabs>
      <w:spacing w:before="120"/>
      <w:ind w:left="240"/>
    </w:pPr>
    <w:rPr>
      <w:rFonts w:cstheme="minorHAnsi"/>
      <w:b/>
      <w:bCs/>
      <w:sz w:val="22"/>
      <w:szCs w:val="22"/>
    </w:rPr>
  </w:style>
  <w:style w:type="paragraph" w:styleId="TOC1">
    <w:name w:val="toc 1"/>
    <w:basedOn w:val="Normal"/>
    <w:next w:val="Normal"/>
    <w:autoRedefine/>
    <w:uiPriority w:val="39"/>
    <w:unhideWhenUsed/>
    <w:rsid w:val="00D03856"/>
    <w:pPr>
      <w:tabs>
        <w:tab w:val="right" w:leader="dot" w:pos="9010"/>
      </w:tabs>
      <w:spacing w:before="120"/>
    </w:pPr>
    <w:rPr>
      <w:rFonts w:cstheme="minorHAnsi"/>
      <w:b/>
      <w:bCs/>
      <w:i/>
      <w:iCs/>
    </w:rPr>
  </w:style>
  <w:style w:type="paragraph" w:styleId="TOC4">
    <w:name w:val="toc 4"/>
    <w:basedOn w:val="Normal"/>
    <w:next w:val="Normal"/>
    <w:autoRedefine/>
    <w:uiPriority w:val="39"/>
    <w:semiHidden/>
    <w:unhideWhenUsed/>
    <w:rsid w:val="00C60D0A"/>
    <w:pPr>
      <w:ind w:left="720"/>
    </w:pPr>
    <w:rPr>
      <w:rFonts w:cstheme="minorHAnsi"/>
      <w:sz w:val="20"/>
      <w:szCs w:val="20"/>
    </w:rPr>
  </w:style>
  <w:style w:type="paragraph" w:styleId="TOC5">
    <w:name w:val="toc 5"/>
    <w:basedOn w:val="Normal"/>
    <w:next w:val="Normal"/>
    <w:autoRedefine/>
    <w:uiPriority w:val="39"/>
    <w:semiHidden/>
    <w:unhideWhenUsed/>
    <w:rsid w:val="00C60D0A"/>
    <w:pPr>
      <w:ind w:left="960"/>
    </w:pPr>
    <w:rPr>
      <w:rFonts w:cstheme="minorHAnsi"/>
      <w:sz w:val="20"/>
      <w:szCs w:val="20"/>
    </w:rPr>
  </w:style>
  <w:style w:type="paragraph" w:styleId="TOC6">
    <w:name w:val="toc 6"/>
    <w:basedOn w:val="Normal"/>
    <w:next w:val="Normal"/>
    <w:autoRedefine/>
    <w:uiPriority w:val="39"/>
    <w:semiHidden/>
    <w:unhideWhenUsed/>
    <w:rsid w:val="00C60D0A"/>
    <w:pPr>
      <w:ind w:left="1200"/>
    </w:pPr>
    <w:rPr>
      <w:rFonts w:cstheme="minorHAnsi"/>
      <w:sz w:val="20"/>
      <w:szCs w:val="20"/>
    </w:rPr>
  </w:style>
  <w:style w:type="paragraph" w:styleId="TOC7">
    <w:name w:val="toc 7"/>
    <w:basedOn w:val="Normal"/>
    <w:next w:val="Normal"/>
    <w:autoRedefine/>
    <w:uiPriority w:val="39"/>
    <w:semiHidden/>
    <w:unhideWhenUsed/>
    <w:rsid w:val="00C60D0A"/>
    <w:pPr>
      <w:ind w:left="1440"/>
    </w:pPr>
    <w:rPr>
      <w:rFonts w:cstheme="minorHAnsi"/>
      <w:sz w:val="20"/>
      <w:szCs w:val="20"/>
    </w:rPr>
  </w:style>
  <w:style w:type="paragraph" w:styleId="TOC8">
    <w:name w:val="toc 8"/>
    <w:basedOn w:val="Normal"/>
    <w:next w:val="Normal"/>
    <w:autoRedefine/>
    <w:uiPriority w:val="39"/>
    <w:semiHidden/>
    <w:unhideWhenUsed/>
    <w:rsid w:val="00C60D0A"/>
    <w:pPr>
      <w:ind w:left="1680"/>
    </w:pPr>
    <w:rPr>
      <w:rFonts w:cstheme="minorHAnsi"/>
      <w:sz w:val="20"/>
      <w:szCs w:val="20"/>
    </w:rPr>
  </w:style>
  <w:style w:type="paragraph" w:styleId="TOC9">
    <w:name w:val="toc 9"/>
    <w:basedOn w:val="Normal"/>
    <w:next w:val="Normal"/>
    <w:autoRedefine/>
    <w:uiPriority w:val="39"/>
    <w:semiHidden/>
    <w:unhideWhenUsed/>
    <w:rsid w:val="00C60D0A"/>
    <w:pPr>
      <w:ind w:left="1920"/>
    </w:pPr>
    <w:rPr>
      <w:rFonts w:cstheme="minorHAnsi"/>
      <w:sz w:val="20"/>
      <w:szCs w:val="20"/>
    </w:rPr>
  </w:style>
  <w:style w:type="paragraph" w:styleId="Revision">
    <w:name w:val="Revision"/>
    <w:hidden/>
    <w:uiPriority w:val="99"/>
    <w:semiHidden/>
    <w:rsid w:val="00270670"/>
  </w:style>
  <w:style w:type="character" w:customStyle="1" w:styleId="st">
    <w:name w:val="st"/>
    <w:basedOn w:val="DefaultParagraphFont"/>
    <w:rsid w:val="00D013DE"/>
  </w:style>
  <w:style w:type="character" w:styleId="UnresolvedMention">
    <w:name w:val="Unresolved Mention"/>
    <w:basedOn w:val="DefaultParagraphFont"/>
    <w:uiPriority w:val="99"/>
    <w:semiHidden/>
    <w:unhideWhenUsed/>
    <w:rsid w:val="00D013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8392">
      <w:bodyDiv w:val="1"/>
      <w:marLeft w:val="0"/>
      <w:marRight w:val="0"/>
      <w:marTop w:val="0"/>
      <w:marBottom w:val="0"/>
      <w:divBdr>
        <w:top w:val="none" w:sz="0" w:space="0" w:color="auto"/>
        <w:left w:val="none" w:sz="0" w:space="0" w:color="auto"/>
        <w:bottom w:val="none" w:sz="0" w:space="0" w:color="auto"/>
        <w:right w:val="none" w:sz="0" w:space="0" w:color="auto"/>
      </w:divBdr>
    </w:div>
    <w:div w:id="246622094">
      <w:bodyDiv w:val="1"/>
      <w:marLeft w:val="0"/>
      <w:marRight w:val="0"/>
      <w:marTop w:val="0"/>
      <w:marBottom w:val="0"/>
      <w:divBdr>
        <w:top w:val="none" w:sz="0" w:space="0" w:color="auto"/>
        <w:left w:val="none" w:sz="0" w:space="0" w:color="auto"/>
        <w:bottom w:val="none" w:sz="0" w:space="0" w:color="auto"/>
        <w:right w:val="none" w:sz="0" w:space="0" w:color="auto"/>
      </w:divBdr>
    </w:div>
    <w:div w:id="418062677">
      <w:bodyDiv w:val="1"/>
      <w:marLeft w:val="0"/>
      <w:marRight w:val="0"/>
      <w:marTop w:val="0"/>
      <w:marBottom w:val="0"/>
      <w:divBdr>
        <w:top w:val="none" w:sz="0" w:space="0" w:color="auto"/>
        <w:left w:val="none" w:sz="0" w:space="0" w:color="auto"/>
        <w:bottom w:val="none" w:sz="0" w:space="0" w:color="auto"/>
        <w:right w:val="none" w:sz="0" w:space="0" w:color="auto"/>
      </w:divBdr>
      <w:divsChild>
        <w:div w:id="1948806097">
          <w:marLeft w:val="0"/>
          <w:marRight w:val="0"/>
          <w:marTop w:val="0"/>
          <w:marBottom w:val="0"/>
          <w:divBdr>
            <w:top w:val="none" w:sz="0" w:space="0" w:color="auto"/>
            <w:left w:val="none" w:sz="0" w:space="0" w:color="auto"/>
            <w:bottom w:val="none" w:sz="0" w:space="0" w:color="auto"/>
            <w:right w:val="none" w:sz="0" w:space="0" w:color="auto"/>
          </w:divBdr>
          <w:divsChild>
            <w:div w:id="2013559549">
              <w:marLeft w:val="0"/>
              <w:marRight w:val="0"/>
              <w:marTop w:val="0"/>
              <w:marBottom w:val="0"/>
              <w:divBdr>
                <w:top w:val="none" w:sz="0" w:space="0" w:color="auto"/>
                <w:left w:val="none" w:sz="0" w:space="0" w:color="auto"/>
                <w:bottom w:val="none" w:sz="0" w:space="0" w:color="auto"/>
                <w:right w:val="none" w:sz="0" w:space="0" w:color="auto"/>
              </w:divBdr>
              <w:divsChild>
                <w:div w:id="411004418">
                  <w:marLeft w:val="0"/>
                  <w:marRight w:val="0"/>
                  <w:marTop w:val="0"/>
                  <w:marBottom w:val="0"/>
                  <w:divBdr>
                    <w:top w:val="none" w:sz="0" w:space="0" w:color="auto"/>
                    <w:left w:val="none" w:sz="0" w:space="0" w:color="auto"/>
                    <w:bottom w:val="none" w:sz="0" w:space="0" w:color="auto"/>
                    <w:right w:val="none" w:sz="0" w:space="0" w:color="auto"/>
                  </w:divBdr>
                  <w:divsChild>
                    <w:div w:id="674961066">
                      <w:marLeft w:val="0"/>
                      <w:marRight w:val="0"/>
                      <w:marTop w:val="150"/>
                      <w:marBottom w:val="150"/>
                      <w:divBdr>
                        <w:top w:val="single" w:sz="6" w:space="5" w:color="CCCCCC"/>
                        <w:left w:val="single" w:sz="6" w:space="5" w:color="CCCCCC"/>
                        <w:bottom w:val="single" w:sz="6" w:space="0" w:color="CCCCCC"/>
                        <w:right w:val="single" w:sz="6" w:space="5" w:color="CCCCCC"/>
                      </w:divBdr>
                    </w:div>
                    <w:div w:id="1221406762">
                      <w:marLeft w:val="0"/>
                      <w:marRight w:val="0"/>
                      <w:marTop w:val="0"/>
                      <w:marBottom w:val="0"/>
                      <w:divBdr>
                        <w:top w:val="none" w:sz="0" w:space="0" w:color="auto"/>
                        <w:left w:val="none" w:sz="0" w:space="0" w:color="auto"/>
                        <w:bottom w:val="none" w:sz="0" w:space="0" w:color="auto"/>
                        <w:right w:val="none" w:sz="0" w:space="0" w:color="auto"/>
                      </w:divBdr>
                    </w:div>
                    <w:div w:id="1977559983">
                      <w:marLeft w:val="0"/>
                      <w:marRight w:val="0"/>
                      <w:marTop w:val="0"/>
                      <w:marBottom w:val="0"/>
                      <w:divBdr>
                        <w:top w:val="none" w:sz="0" w:space="0" w:color="auto"/>
                        <w:left w:val="none" w:sz="0" w:space="0" w:color="auto"/>
                        <w:bottom w:val="none" w:sz="0" w:space="0" w:color="auto"/>
                        <w:right w:val="none" w:sz="0" w:space="0" w:color="auto"/>
                      </w:divBdr>
                      <w:divsChild>
                        <w:div w:id="1107045401">
                          <w:marLeft w:val="0"/>
                          <w:marRight w:val="0"/>
                          <w:marTop w:val="0"/>
                          <w:marBottom w:val="0"/>
                          <w:divBdr>
                            <w:top w:val="none" w:sz="0" w:space="0" w:color="auto"/>
                            <w:left w:val="none" w:sz="0" w:space="0" w:color="auto"/>
                            <w:bottom w:val="none" w:sz="0" w:space="0" w:color="auto"/>
                            <w:right w:val="none" w:sz="0" w:space="0" w:color="auto"/>
                          </w:divBdr>
                        </w:div>
                        <w:div w:id="2034334615">
                          <w:marLeft w:val="0"/>
                          <w:marRight w:val="0"/>
                          <w:marTop w:val="0"/>
                          <w:marBottom w:val="0"/>
                          <w:divBdr>
                            <w:top w:val="none" w:sz="0" w:space="0" w:color="auto"/>
                            <w:left w:val="none" w:sz="0" w:space="0" w:color="auto"/>
                            <w:bottom w:val="none" w:sz="0" w:space="0" w:color="auto"/>
                            <w:right w:val="none" w:sz="0" w:space="0" w:color="auto"/>
                          </w:divBdr>
                        </w:div>
                        <w:div w:id="201089381">
                          <w:marLeft w:val="0"/>
                          <w:marRight w:val="0"/>
                          <w:marTop w:val="0"/>
                          <w:marBottom w:val="0"/>
                          <w:divBdr>
                            <w:top w:val="none" w:sz="0" w:space="0" w:color="auto"/>
                            <w:left w:val="none" w:sz="0" w:space="0" w:color="auto"/>
                            <w:bottom w:val="none" w:sz="0" w:space="0" w:color="auto"/>
                            <w:right w:val="none" w:sz="0" w:space="0" w:color="auto"/>
                          </w:divBdr>
                        </w:div>
                        <w:div w:id="193809439">
                          <w:marLeft w:val="0"/>
                          <w:marRight w:val="0"/>
                          <w:marTop w:val="0"/>
                          <w:marBottom w:val="0"/>
                          <w:divBdr>
                            <w:top w:val="none" w:sz="0" w:space="0" w:color="auto"/>
                            <w:left w:val="none" w:sz="0" w:space="0" w:color="auto"/>
                            <w:bottom w:val="none" w:sz="0" w:space="0" w:color="auto"/>
                            <w:right w:val="none" w:sz="0" w:space="0" w:color="auto"/>
                          </w:divBdr>
                        </w:div>
                        <w:div w:id="113058227">
                          <w:marLeft w:val="0"/>
                          <w:marRight w:val="0"/>
                          <w:marTop w:val="0"/>
                          <w:marBottom w:val="0"/>
                          <w:divBdr>
                            <w:top w:val="none" w:sz="0" w:space="0" w:color="auto"/>
                            <w:left w:val="none" w:sz="0" w:space="0" w:color="auto"/>
                            <w:bottom w:val="none" w:sz="0" w:space="0" w:color="auto"/>
                            <w:right w:val="none" w:sz="0" w:space="0" w:color="auto"/>
                          </w:divBdr>
                        </w:div>
                        <w:div w:id="1169633454">
                          <w:marLeft w:val="0"/>
                          <w:marRight w:val="0"/>
                          <w:marTop w:val="0"/>
                          <w:marBottom w:val="0"/>
                          <w:divBdr>
                            <w:top w:val="none" w:sz="0" w:space="0" w:color="auto"/>
                            <w:left w:val="none" w:sz="0" w:space="0" w:color="auto"/>
                            <w:bottom w:val="none" w:sz="0" w:space="0" w:color="auto"/>
                            <w:right w:val="none" w:sz="0" w:space="0" w:color="auto"/>
                          </w:divBdr>
                        </w:div>
                        <w:div w:id="1313292637">
                          <w:marLeft w:val="0"/>
                          <w:marRight w:val="0"/>
                          <w:marTop w:val="0"/>
                          <w:marBottom w:val="0"/>
                          <w:divBdr>
                            <w:top w:val="none" w:sz="0" w:space="0" w:color="auto"/>
                            <w:left w:val="none" w:sz="0" w:space="0" w:color="auto"/>
                            <w:bottom w:val="none" w:sz="0" w:space="0" w:color="auto"/>
                            <w:right w:val="none" w:sz="0" w:space="0" w:color="auto"/>
                          </w:divBdr>
                        </w:div>
                        <w:div w:id="552742149">
                          <w:marLeft w:val="0"/>
                          <w:marRight w:val="0"/>
                          <w:marTop w:val="0"/>
                          <w:marBottom w:val="0"/>
                          <w:divBdr>
                            <w:top w:val="none" w:sz="0" w:space="0" w:color="auto"/>
                            <w:left w:val="none" w:sz="0" w:space="0" w:color="auto"/>
                            <w:bottom w:val="none" w:sz="0" w:space="0" w:color="auto"/>
                            <w:right w:val="none" w:sz="0" w:space="0" w:color="auto"/>
                          </w:divBdr>
                        </w:div>
                        <w:div w:id="569577499">
                          <w:marLeft w:val="0"/>
                          <w:marRight w:val="0"/>
                          <w:marTop w:val="0"/>
                          <w:marBottom w:val="0"/>
                          <w:divBdr>
                            <w:top w:val="none" w:sz="0" w:space="0" w:color="auto"/>
                            <w:left w:val="none" w:sz="0" w:space="0" w:color="auto"/>
                            <w:bottom w:val="none" w:sz="0" w:space="0" w:color="auto"/>
                            <w:right w:val="none" w:sz="0" w:space="0" w:color="auto"/>
                          </w:divBdr>
                        </w:div>
                        <w:div w:id="139537574">
                          <w:marLeft w:val="0"/>
                          <w:marRight w:val="0"/>
                          <w:marTop w:val="0"/>
                          <w:marBottom w:val="0"/>
                          <w:divBdr>
                            <w:top w:val="none" w:sz="0" w:space="0" w:color="auto"/>
                            <w:left w:val="none" w:sz="0" w:space="0" w:color="auto"/>
                            <w:bottom w:val="none" w:sz="0" w:space="0" w:color="auto"/>
                            <w:right w:val="none" w:sz="0" w:space="0" w:color="auto"/>
                          </w:divBdr>
                        </w:div>
                        <w:div w:id="1639603838">
                          <w:marLeft w:val="0"/>
                          <w:marRight w:val="0"/>
                          <w:marTop w:val="0"/>
                          <w:marBottom w:val="0"/>
                          <w:divBdr>
                            <w:top w:val="none" w:sz="0" w:space="0" w:color="auto"/>
                            <w:left w:val="none" w:sz="0" w:space="0" w:color="auto"/>
                            <w:bottom w:val="none" w:sz="0" w:space="0" w:color="auto"/>
                            <w:right w:val="none" w:sz="0" w:space="0" w:color="auto"/>
                          </w:divBdr>
                        </w:div>
                        <w:div w:id="371152925">
                          <w:marLeft w:val="0"/>
                          <w:marRight w:val="0"/>
                          <w:marTop w:val="0"/>
                          <w:marBottom w:val="0"/>
                          <w:divBdr>
                            <w:top w:val="none" w:sz="0" w:space="0" w:color="auto"/>
                            <w:left w:val="none" w:sz="0" w:space="0" w:color="auto"/>
                            <w:bottom w:val="none" w:sz="0" w:space="0" w:color="auto"/>
                            <w:right w:val="none" w:sz="0" w:space="0" w:color="auto"/>
                          </w:divBdr>
                        </w:div>
                        <w:div w:id="371925581">
                          <w:marLeft w:val="0"/>
                          <w:marRight w:val="0"/>
                          <w:marTop w:val="0"/>
                          <w:marBottom w:val="0"/>
                          <w:divBdr>
                            <w:top w:val="none" w:sz="0" w:space="0" w:color="auto"/>
                            <w:left w:val="none" w:sz="0" w:space="0" w:color="auto"/>
                            <w:bottom w:val="none" w:sz="0" w:space="0" w:color="auto"/>
                            <w:right w:val="none" w:sz="0" w:space="0" w:color="auto"/>
                          </w:divBdr>
                        </w:div>
                        <w:div w:id="1612933047">
                          <w:marLeft w:val="0"/>
                          <w:marRight w:val="0"/>
                          <w:marTop w:val="0"/>
                          <w:marBottom w:val="0"/>
                          <w:divBdr>
                            <w:top w:val="none" w:sz="0" w:space="0" w:color="auto"/>
                            <w:left w:val="none" w:sz="0" w:space="0" w:color="auto"/>
                            <w:bottom w:val="none" w:sz="0" w:space="0" w:color="auto"/>
                            <w:right w:val="none" w:sz="0" w:space="0" w:color="auto"/>
                          </w:divBdr>
                        </w:div>
                      </w:divsChild>
                    </w:div>
                    <w:div w:id="1913198718">
                      <w:marLeft w:val="0"/>
                      <w:marRight w:val="0"/>
                      <w:marTop w:val="0"/>
                      <w:marBottom w:val="0"/>
                      <w:divBdr>
                        <w:top w:val="none" w:sz="0" w:space="0" w:color="auto"/>
                        <w:left w:val="none" w:sz="0" w:space="0" w:color="auto"/>
                        <w:bottom w:val="none" w:sz="0" w:space="0" w:color="auto"/>
                        <w:right w:val="none" w:sz="0" w:space="0" w:color="auto"/>
                      </w:divBdr>
                      <w:divsChild>
                        <w:div w:id="1772042623">
                          <w:marLeft w:val="0"/>
                          <w:marRight w:val="0"/>
                          <w:marTop w:val="240"/>
                          <w:marBottom w:val="240"/>
                          <w:divBdr>
                            <w:top w:val="single" w:sz="6" w:space="0" w:color="86989B"/>
                            <w:left w:val="single" w:sz="6" w:space="0" w:color="86989B"/>
                            <w:bottom w:val="single" w:sz="6" w:space="0" w:color="86989B"/>
                            <w:right w:val="single" w:sz="6" w:space="0" w:color="86989B"/>
                          </w:divBdr>
                        </w:div>
                        <w:div w:id="1602685007">
                          <w:marLeft w:val="0"/>
                          <w:marRight w:val="0"/>
                          <w:marTop w:val="0"/>
                          <w:marBottom w:val="0"/>
                          <w:divBdr>
                            <w:top w:val="none" w:sz="0" w:space="0" w:color="auto"/>
                            <w:left w:val="none" w:sz="0" w:space="0" w:color="auto"/>
                            <w:bottom w:val="none" w:sz="0" w:space="0" w:color="auto"/>
                            <w:right w:val="none" w:sz="0" w:space="0" w:color="auto"/>
                          </w:divBdr>
                        </w:div>
                        <w:div w:id="933781035">
                          <w:marLeft w:val="0"/>
                          <w:marRight w:val="0"/>
                          <w:marTop w:val="0"/>
                          <w:marBottom w:val="0"/>
                          <w:divBdr>
                            <w:top w:val="none" w:sz="0" w:space="0" w:color="auto"/>
                            <w:left w:val="none" w:sz="0" w:space="0" w:color="auto"/>
                            <w:bottom w:val="none" w:sz="0" w:space="0" w:color="auto"/>
                            <w:right w:val="none" w:sz="0" w:space="0" w:color="auto"/>
                          </w:divBdr>
                        </w:div>
                        <w:div w:id="105107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501981">
      <w:bodyDiv w:val="1"/>
      <w:marLeft w:val="0"/>
      <w:marRight w:val="0"/>
      <w:marTop w:val="0"/>
      <w:marBottom w:val="0"/>
      <w:divBdr>
        <w:top w:val="none" w:sz="0" w:space="0" w:color="auto"/>
        <w:left w:val="none" w:sz="0" w:space="0" w:color="auto"/>
        <w:bottom w:val="none" w:sz="0" w:space="0" w:color="auto"/>
        <w:right w:val="none" w:sz="0" w:space="0" w:color="auto"/>
      </w:divBdr>
    </w:div>
    <w:div w:id="806817082">
      <w:bodyDiv w:val="1"/>
      <w:marLeft w:val="0"/>
      <w:marRight w:val="0"/>
      <w:marTop w:val="0"/>
      <w:marBottom w:val="0"/>
      <w:divBdr>
        <w:top w:val="none" w:sz="0" w:space="0" w:color="auto"/>
        <w:left w:val="none" w:sz="0" w:space="0" w:color="auto"/>
        <w:bottom w:val="none" w:sz="0" w:space="0" w:color="auto"/>
        <w:right w:val="none" w:sz="0" w:space="0" w:color="auto"/>
      </w:divBdr>
    </w:div>
    <w:div w:id="926233090">
      <w:bodyDiv w:val="1"/>
      <w:marLeft w:val="0"/>
      <w:marRight w:val="0"/>
      <w:marTop w:val="0"/>
      <w:marBottom w:val="0"/>
      <w:divBdr>
        <w:top w:val="none" w:sz="0" w:space="0" w:color="auto"/>
        <w:left w:val="none" w:sz="0" w:space="0" w:color="auto"/>
        <w:bottom w:val="none" w:sz="0" w:space="0" w:color="auto"/>
        <w:right w:val="none" w:sz="0" w:space="0" w:color="auto"/>
      </w:divBdr>
      <w:divsChild>
        <w:div w:id="719086625">
          <w:marLeft w:val="0"/>
          <w:marRight w:val="0"/>
          <w:marTop w:val="0"/>
          <w:marBottom w:val="0"/>
          <w:divBdr>
            <w:top w:val="none" w:sz="0" w:space="0" w:color="auto"/>
            <w:left w:val="none" w:sz="0" w:space="0" w:color="auto"/>
            <w:bottom w:val="none" w:sz="0" w:space="0" w:color="auto"/>
            <w:right w:val="none" w:sz="0" w:space="0" w:color="auto"/>
          </w:divBdr>
        </w:div>
        <w:div w:id="1645353624">
          <w:marLeft w:val="0"/>
          <w:marRight w:val="0"/>
          <w:marTop w:val="0"/>
          <w:marBottom w:val="0"/>
          <w:divBdr>
            <w:top w:val="none" w:sz="0" w:space="0" w:color="auto"/>
            <w:left w:val="none" w:sz="0" w:space="0" w:color="auto"/>
            <w:bottom w:val="none" w:sz="0" w:space="0" w:color="auto"/>
            <w:right w:val="none" w:sz="0" w:space="0" w:color="auto"/>
          </w:divBdr>
        </w:div>
        <w:div w:id="1031146882">
          <w:marLeft w:val="0"/>
          <w:marRight w:val="0"/>
          <w:marTop w:val="0"/>
          <w:marBottom w:val="0"/>
          <w:divBdr>
            <w:top w:val="none" w:sz="0" w:space="0" w:color="auto"/>
            <w:left w:val="none" w:sz="0" w:space="0" w:color="auto"/>
            <w:bottom w:val="none" w:sz="0" w:space="0" w:color="auto"/>
            <w:right w:val="none" w:sz="0" w:space="0" w:color="auto"/>
          </w:divBdr>
        </w:div>
        <w:div w:id="1332099315">
          <w:marLeft w:val="0"/>
          <w:marRight w:val="0"/>
          <w:marTop w:val="0"/>
          <w:marBottom w:val="0"/>
          <w:divBdr>
            <w:top w:val="none" w:sz="0" w:space="0" w:color="auto"/>
            <w:left w:val="none" w:sz="0" w:space="0" w:color="auto"/>
            <w:bottom w:val="none" w:sz="0" w:space="0" w:color="auto"/>
            <w:right w:val="none" w:sz="0" w:space="0" w:color="auto"/>
          </w:divBdr>
        </w:div>
        <w:div w:id="1459177034">
          <w:marLeft w:val="0"/>
          <w:marRight w:val="0"/>
          <w:marTop w:val="0"/>
          <w:marBottom w:val="0"/>
          <w:divBdr>
            <w:top w:val="none" w:sz="0" w:space="0" w:color="auto"/>
            <w:left w:val="none" w:sz="0" w:space="0" w:color="auto"/>
            <w:bottom w:val="none" w:sz="0" w:space="0" w:color="auto"/>
            <w:right w:val="none" w:sz="0" w:space="0" w:color="auto"/>
          </w:divBdr>
        </w:div>
        <w:div w:id="865412350">
          <w:marLeft w:val="0"/>
          <w:marRight w:val="0"/>
          <w:marTop w:val="0"/>
          <w:marBottom w:val="0"/>
          <w:divBdr>
            <w:top w:val="none" w:sz="0" w:space="0" w:color="auto"/>
            <w:left w:val="none" w:sz="0" w:space="0" w:color="auto"/>
            <w:bottom w:val="none" w:sz="0" w:space="0" w:color="auto"/>
            <w:right w:val="none" w:sz="0" w:space="0" w:color="auto"/>
          </w:divBdr>
        </w:div>
        <w:div w:id="740829599">
          <w:marLeft w:val="0"/>
          <w:marRight w:val="0"/>
          <w:marTop w:val="0"/>
          <w:marBottom w:val="0"/>
          <w:divBdr>
            <w:top w:val="none" w:sz="0" w:space="0" w:color="auto"/>
            <w:left w:val="none" w:sz="0" w:space="0" w:color="auto"/>
            <w:bottom w:val="none" w:sz="0" w:space="0" w:color="auto"/>
            <w:right w:val="none" w:sz="0" w:space="0" w:color="auto"/>
          </w:divBdr>
        </w:div>
        <w:div w:id="1193956809">
          <w:marLeft w:val="0"/>
          <w:marRight w:val="0"/>
          <w:marTop w:val="0"/>
          <w:marBottom w:val="0"/>
          <w:divBdr>
            <w:top w:val="none" w:sz="0" w:space="0" w:color="auto"/>
            <w:left w:val="none" w:sz="0" w:space="0" w:color="auto"/>
            <w:bottom w:val="none" w:sz="0" w:space="0" w:color="auto"/>
            <w:right w:val="none" w:sz="0" w:space="0" w:color="auto"/>
          </w:divBdr>
        </w:div>
        <w:div w:id="450638132">
          <w:marLeft w:val="0"/>
          <w:marRight w:val="0"/>
          <w:marTop w:val="0"/>
          <w:marBottom w:val="0"/>
          <w:divBdr>
            <w:top w:val="none" w:sz="0" w:space="0" w:color="auto"/>
            <w:left w:val="none" w:sz="0" w:space="0" w:color="auto"/>
            <w:bottom w:val="none" w:sz="0" w:space="0" w:color="auto"/>
            <w:right w:val="none" w:sz="0" w:space="0" w:color="auto"/>
          </w:divBdr>
        </w:div>
        <w:div w:id="743069652">
          <w:marLeft w:val="0"/>
          <w:marRight w:val="0"/>
          <w:marTop w:val="0"/>
          <w:marBottom w:val="0"/>
          <w:divBdr>
            <w:top w:val="none" w:sz="0" w:space="0" w:color="auto"/>
            <w:left w:val="none" w:sz="0" w:space="0" w:color="auto"/>
            <w:bottom w:val="none" w:sz="0" w:space="0" w:color="auto"/>
            <w:right w:val="none" w:sz="0" w:space="0" w:color="auto"/>
          </w:divBdr>
        </w:div>
        <w:div w:id="1966882382">
          <w:marLeft w:val="0"/>
          <w:marRight w:val="0"/>
          <w:marTop w:val="0"/>
          <w:marBottom w:val="0"/>
          <w:divBdr>
            <w:top w:val="none" w:sz="0" w:space="0" w:color="auto"/>
            <w:left w:val="none" w:sz="0" w:space="0" w:color="auto"/>
            <w:bottom w:val="none" w:sz="0" w:space="0" w:color="auto"/>
            <w:right w:val="none" w:sz="0" w:space="0" w:color="auto"/>
          </w:divBdr>
        </w:div>
        <w:div w:id="1612279395">
          <w:marLeft w:val="0"/>
          <w:marRight w:val="0"/>
          <w:marTop w:val="0"/>
          <w:marBottom w:val="0"/>
          <w:divBdr>
            <w:top w:val="none" w:sz="0" w:space="0" w:color="auto"/>
            <w:left w:val="none" w:sz="0" w:space="0" w:color="auto"/>
            <w:bottom w:val="none" w:sz="0" w:space="0" w:color="auto"/>
            <w:right w:val="none" w:sz="0" w:space="0" w:color="auto"/>
          </w:divBdr>
        </w:div>
        <w:div w:id="1833522961">
          <w:marLeft w:val="0"/>
          <w:marRight w:val="0"/>
          <w:marTop w:val="0"/>
          <w:marBottom w:val="0"/>
          <w:divBdr>
            <w:top w:val="none" w:sz="0" w:space="0" w:color="auto"/>
            <w:left w:val="none" w:sz="0" w:space="0" w:color="auto"/>
            <w:bottom w:val="none" w:sz="0" w:space="0" w:color="auto"/>
            <w:right w:val="none" w:sz="0" w:space="0" w:color="auto"/>
          </w:divBdr>
        </w:div>
        <w:div w:id="1026639845">
          <w:marLeft w:val="0"/>
          <w:marRight w:val="0"/>
          <w:marTop w:val="0"/>
          <w:marBottom w:val="0"/>
          <w:divBdr>
            <w:top w:val="none" w:sz="0" w:space="0" w:color="auto"/>
            <w:left w:val="none" w:sz="0" w:space="0" w:color="auto"/>
            <w:bottom w:val="none" w:sz="0" w:space="0" w:color="auto"/>
            <w:right w:val="none" w:sz="0" w:space="0" w:color="auto"/>
          </w:divBdr>
        </w:div>
        <w:div w:id="1048606814">
          <w:marLeft w:val="0"/>
          <w:marRight w:val="0"/>
          <w:marTop w:val="0"/>
          <w:marBottom w:val="0"/>
          <w:divBdr>
            <w:top w:val="none" w:sz="0" w:space="0" w:color="auto"/>
            <w:left w:val="none" w:sz="0" w:space="0" w:color="auto"/>
            <w:bottom w:val="none" w:sz="0" w:space="0" w:color="auto"/>
            <w:right w:val="none" w:sz="0" w:space="0" w:color="auto"/>
          </w:divBdr>
        </w:div>
        <w:div w:id="1470782561">
          <w:marLeft w:val="0"/>
          <w:marRight w:val="0"/>
          <w:marTop w:val="0"/>
          <w:marBottom w:val="0"/>
          <w:divBdr>
            <w:top w:val="none" w:sz="0" w:space="0" w:color="auto"/>
            <w:left w:val="none" w:sz="0" w:space="0" w:color="auto"/>
            <w:bottom w:val="none" w:sz="0" w:space="0" w:color="auto"/>
            <w:right w:val="none" w:sz="0" w:space="0" w:color="auto"/>
          </w:divBdr>
        </w:div>
        <w:div w:id="593247726">
          <w:marLeft w:val="0"/>
          <w:marRight w:val="0"/>
          <w:marTop w:val="0"/>
          <w:marBottom w:val="0"/>
          <w:divBdr>
            <w:top w:val="none" w:sz="0" w:space="0" w:color="auto"/>
            <w:left w:val="none" w:sz="0" w:space="0" w:color="auto"/>
            <w:bottom w:val="none" w:sz="0" w:space="0" w:color="auto"/>
            <w:right w:val="none" w:sz="0" w:space="0" w:color="auto"/>
          </w:divBdr>
        </w:div>
        <w:div w:id="1936673983">
          <w:marLeft w:val="0"/>
          <w:marRight w:val="0"/>
          <w:marTop w:val="0"/>
          <w:marBottom w:val="0"/>
          <w:divBdr>
            <w:top w:val="none" w:sz="0" w:space="0" w:color="auto"/>
            <w:left w:val="none" w:sz="0" w:space="0" w:color="auto"/>
            <w:bottom w:val="none" w:sz="0" w:space="0" w:color="auto"/>
            <w:right w:val="none" w:sz="0" w:space="0" w:color="auto"/>
          </w:divBdr>
        </w:div>
        <w:div w:id="1274939827">
          <w:marLeft w:val="0"/>
          <w:marRight w:val="0"/>
          <w:marTop w:val="0"/>
          <w:marBottom w:val="0"/>
          <w:divBdr>
            <w:top w:val="none" w:sz="0" w:space="0" w:color="auto"/>
            <w:left w:val="none" w:sz="0" w:space="0" w:color="auto"/>
            <w:bottom w:val="none" w:sz="0" w:space="0" w:color="auto"/>
            <w:right w:val="none" w:sz="0" w:space="0" w:color="auto"/>
          </w:divBdr>
        </w:div>
        <w:div w:id="382489611">
          <w:marLeft w:val="0"/>
          <w:marRight w:val="0"/>
          <w:marTop w:val="0"/>
          <w:marBottom w:val="0"/>
          <w:divBdr>
            <w:top w:val="none" w:sz="0" w:space="0" w:color="auto"/>
            <w:left w:val="none" w:sz="0" w:space="0" w:color="auto"/>
            <w:bottom w:val="none" w:sz="0" w:space="0" w:color="auto"/>
            <w:right w:val="none" w:sz="0" w:space="0" w:color="auto"/>
          </w:divBdr>
        </w:div>
        <w:div w:id="1466973639">
          <w:marLeft w:val="0"/>
          <w:marRight w:val="0"/>
          <w:marTop w:val="0"/>
          <w:marBottom w:val="0"/>
          <w:divBdr>
            <w:top w:val="none" w:sz="0" w:space="0" w:color="auto"/>
            <w:left w:val="none" w:sz="0" w:space="0" w:color="auto"/>
            <w:bottom w:val="none" w:sz="0" w:space="0" w:color="auto"/>
            <w:right w:val="none" w:sz="0" w:space="0" w:color="auto"/>
          </w:divBdr>
        </w:div>
        <w:div w:id="401098250">
          <w:marLeft w:val="0"/>
          <w:marRight w:val="0"/>
          <w:marTop w:val="0"/>
          <w:marBottom w:val="0"/>
          <w:divBdr>
            <w:top w:val="none" w:sz="0" w:space="0" w:color="auto"/>
            <w:left w:val="none" w:sz="0" w:space="0" w:color="auto"/>
            <w:bottom w:val="none" w:sz="0" w:space="0" w:color="auto"/>
            <w:right w:val="none" w:sz="0" w:space="0" w:color="auto"/>
          </w:divBdr>
        </w:div>
        <w:div w:id="2092316845">
          <w:marLeft w:val="0"/>
          <w:marRight w:val="0"/>
          <w:marTop w:val="0"/>
          <w:marBottom w:val="0"/>
          <w:divBdr>
            <w:top w:val="none" w:sz="0" w:space="0" w:color="auto"/>
            <w:left w:val="none" w:sz="0" w:space="0" w:color="auto"/>
            <w:bottom w:val="none" w:sz="0" w:space="0" w:color="auto"/>
            <w:right w:val="none" w:sz="0" w:space="0" w:color="auto"/>
          </w:divBdr>
        </w:div>
        <w:div w:id="1699815322">
          <w:marLeft w:val="0"/>
          <w:marRight w:val="0"/>
          <w:marTop w:val="0"/>
          <w:marBottom w:val="0"/>
          <w:divBdr>
            <w:top w:val="none" w:sz="0" w:space="0" w:color="auto"/>
            <w:left w:val="none" w:sz="0" w:space="0" w:color="auto"/>
            <w:bottom w:val="none" w:sz="0" w:space="0" w:color="auto"/>
            <w:right w:val="none" w:sz="0" w:space="0" w:color="auto"/>
          </w:divBdr>
        </w:div>
        <w:div w:id="1907451770">
          <w:marLeft w:val="0"/>
          <w:marRight w:val="0"/>
          <w:marTop w:val="0"/>
          <w:marBottom w:val="0"/>
          <w:divBdr>
            <w:top w:val="none" w:sz="0" w:space="0" w:color="auto"/>
            <w:left w:val="none" w:sz="0" w:space="0" w:color="auto"/>
            <w:bottom w:val="none" w:sz="0" w:space="0" w:color="auto"/>
            <w:right w:val="none" w:sz="0" w:space="0" w:color="auto"/>
          </w:divBdr>
        </w:div>
        <w:div w:id="1263605548">
          <w:marLeft w:val="0"/>
          <w:marRight w:val="0"/>
          <w:marTop w:val="0"/>
          <w:marBottom w:val="0"/>
          <w:divBdr>
            <w:top w:val="none" w:sz="0" w:space="0" w:color="auto"/>
            <w:left w:val="none" w:sz="0" w:space="0" w:color="auto"/>
            <w:bottom w:val="none" w:sz="0" w:space="0" w:color="auto"/>
            <w:right w:val="none" w:sz="0" w:space="0" w:color="auto"/>
          </w:divBdr>
        </w:div>
        <w:div w:id="1858538369">
          <w:marLeft w:val="0"/>
          <w:marRight w:val="0"/>
          <w:marTop w:val="0"/>
          <w:marBottom w:val="0"/>
          <w:divBdr>
            <w:top w:val="none" w:sz="0" w:space="0" w:color="auto"/>
            <w:left w:val="none" w:sz="0" w:space="0" w:color="auto"/>
            <w:bottom w:val="none" w:sz="0" w:space="0" w:color="auto"/>
            <w:right w:val="none" w:sz="0" w:space="0" w:color="auto"/>
          </w:divBdr>
        </w:div>
        <w:div w:id="1841845804">
          <w:marLeft w:val="0"/>
          <w:marRight w:val="0"/>
          <w:marTop w:val="0"/>
          <w:marBottom w:val="0"/>
          <w:divBdr>
            <w:top w:val="none" w:sz="0" w:space="0" w:color="auto"/>
            <w:left w:val="none" w:sz="0" w:space="0" w:color="auto"/>
            <w:bottom w:val="none" w:sz="0" w:space="0" w:color="auto"/>
            <w:right w:val="none" w:sz="0" w:space="0" w:color="auto"/>
          </w:divBdr>
        </w:div>
        <w:div w:id="1758600016">
          <w:marLeft w:val="0"/>
          <w:marRight w:val="0"/>
          <w:marTop w:val="0"/>
          <w:marBottom w:val="0"/>
          <w:divBdr>
            <w:top w:val="none" w:sz="0" w:space="0" w:color="auto"/>
            <w:left w:val="none" w:sz="0" w:space="0" w:color="auto"/>
            <w:bottom w:val="none" w:sz="0" w:space="0" w:color="auto"/>
            <w:right w:val="none" w:sz="0" w:space="0" w:color="auto"/>
          </w:divBdr>
        </w:div>
        <w:div w:id="1409963801">
          <w:marLeft w:val="0"/>
          <w:marRight w:val="0"/>
          <w:marTop w:val="0"/>
          <w:marBottom w:val="0"/>
          <w:divBdr>
            <w:top w:val="none" w:sz="0" w:space="0" w:color="auto"/>
            <w:left w:val="none" w:sz="0" w:space="0" w:color="auto"/>
            <w:bottom w:val="none" w:sz="0" w:space="0" w:color="auto"/>
            <w:right w:val="none" w:sz="0" w:space="0" w:color="auto"/>
          </w:divBdr>
        </w:div>
        <w:div w:id="1874923540">
          <w:marLeft w:val="0"/>
          <w:marRight w:val="0"/>
          <w:marTop w:val="0"/>
          <w:marBottom w:val="0"/>
          <w:divBdr>
            <w:top w:val="none" w:sz="0" w:space="0" w:color="auto"/>
            <w:left w:val="none" w:sz="0" w:space="0" w:color="auto"/>
            <w:bottom w:val="none" w:sz="0" w:space="0" w:color="auto"/>
            <w:right w:val="none" w:sz="0" w:space="0" w:color="auto"/>
          </w:divBdr>
        </w:div>
        <w:div w:id="1386418245">
          <w:marLeft w:val="0"/>
          <w:marRight w:val="0"/>
          <w:marTop w:val="0"/>
          <w:marBottom w:val="0"/>
          <w:divBdr>
            <w:top w:val="none" w:sz="0" w:space="0" w:color="auto"/>
            <w:left w:val="none" w:sz="0" w:space="0" w:color="auto"/>
            <w:bottom w:val="none" w:sz="0" w:space="0" w:color="auto"/>
            <w:right w:val="none" w:sz="0" w:space="0" w:color="auto"/>
          </w:divBdr>
        </w:div>
        <w:div w:id="984968529">
          <w:marLeft w:val="0"/>
          <w:marRight w:val="0"/>
          <w:marTop w:val="0"/>
          <w:marBottom w:val="0"/>
          <w:divBdr>
            <w:top w:val="none" w:sz="0" w:space="0" w:color="auto"/>
            <w:left w:val="none" w:sz="0" w:space="0" w:color="auto"/>
            <w:bottom w:val="none" w:sz="0" w:space="0" w:color="auto"/>
            <w:right w:val="none" w:sz="0" w:space="0" w:color="auto"/>
          </w:divBdr>
        </w:div>
        <w:div w:id="1540435745">
          <w:marLeft w:val="0"/>
          <w:marRight w:val="0"/>
          <w:marTop w:val="0"/>
          <w:marBottom w:val="0"/>
          <w:divBdr>
            <w:top w:val="none" w:sz="0" w:space="0" w:color="auto"/>
            <w:left w:val="none" w:sz="0" w:space="0" w:color="auto"/>
            <w:bottom w:val="none" w:sz="0" w:space="0" w:color="auto"/>
            <w:right w:val="none" w:sz="0" w:space="0" w:color="auto"/>
          </w:divBdr>
        </w:div>
        <w:div w:id="686106196">
          <w:marLeft w:val="0"/>
          <w:marRight w:val="0"/>
          <w:marTop w:val="0"/>
          <w:marBottom w:val="0"/>
          <w:divBdr>
            <w:top w:val="none" w:sz="0" w:space="0" w:color="auto"/>
            <w:left w:val="none" w:sz="0" w:space="0" w:color="auto"/>
            <w:bottom w:val="none" w:sz="0" w:space="0" w:color="auto"/>
            <w:right w:val="none" w:sz="0" w:space="0" w:color="auto"/>
          </w:divBdr>
        </w:div>
        <w:div w:id="91243411">
          <w:marLeft w:val="0"/>
          <w:marRight w:val="0"/>
          <w:marTop w:val="0"/>
          <w:marBottom w:val="0"/>
          <w:divBdr>
            <w:top w:val="none" w:sz="0" w:space="0" w:color="auto"/>
            <w:left w:val="none" w:sz="0" w:space="0" w:color="auto"/>
            <w:bottom w:val="none" w:sz="0" w:space="0" w:color="auto"/>
            <w:right w:val="none" w:sz="0" w:space="0" w:color="auto"/>
          </w:divBdr>
        </w:div>
        <w:div w:id="2133744962">
          <w:marLeft w:val="0"/>
          <w:marRight w:val="0"/>
          <w:marTop w:val="0"/>
          <w:marBottom w:val="0"/>
          <w:divBdr>
            <w:top w:val="none" w:sz="0" w:space="0" w:color="auto"/>
            <w:left w:val="none" w:sz="0" w:space="0" w:color="auto"/>
            <w:bottom w:val="none" w:sz="0" w:space="0" w:color="auto"/>
            <w:right w:val="none" w:sz="0" w:space="0" w:color="auto"/>
          </w:divBdr>
        </w:div>
        <w:div w:id="1077678042">
          <w:marLeft w:val="0"/>
          <w:marRight w:val="0"/>
          <w:marTop w:val="0"/>
          <w:marBottom w:val="0"/>
          <w:divBdr>
            <w:top w:val="none" w:sz="0" w:space="0" w:color="auto"/>
            <w:left w:val="none" w:sz="0" w:space="0" w:color="auto"/>
            <w:bottom w:val="none" w:sz="0" w:space="0" w:color="auto"/>
            <w:right w:val="none" w:sz="0" w:space="0" w:color="auto"/>
          </w:divBdr>
        </w:div>
        <w:div w:id="477068863">
          <w:marLeft w:val="0"/>
          <w:marRight w:val="0"/>
          <w:marTop w:val="0"/>
          <w:marBottom w:val="0"/>
          <w:divBdr>
            <w:top w:val="none" w:sz="0" w:space="0" w:color="auto"/>
            <w:left w:val="none" w:sz="0" w:space="0" w:color="auto"/>
            <w:bottom w:val="none" w:sz="0" w:space="0" w:color="auto"/>
            <w:right w:val="none" w:sz="0" w:space="0" w:color="auto"/>
          </w:divBdr>
        </w:div>
        <w:div w:id="1448818538">
          <w:marLeft w:val="0"/>
          <w:marRight w:val="0"/>
          <w:marTop w:val="0"/>
          <w:marBottom w:val="0"/>
          <w:divBdr>
            <w:top w:val="none" w:sz="0" w:space="0" w:color="auto"/>
            <w:left w:val="none" w:sz="0" w:space="0" w:color="auto"/>
            <w:bottom w:val="none" w:sz="0" w:space="0" w:color="auto"/>
            <w:right w:val="none" w:sz="0" w:space="0" w:color="auto"/>
          </w:divBdr>
        </w:div>
        <w:div w:id="2083285693">
          <w:marLeft w:val="0"/>
          <w:marRight w:val="0"/>
          <w:marTop w:val="0"/>
          <w:marBottom w:val="0"/>
          <w:divBdr>
            <w:top w:val="none" w:sz="0" w:space="0" w:color="auto"/>
            <w:left w:val="none" w:sz="0" w:space="0" w:color="auto"/>
            <w:bottom w:val="none" w:sz="0" w:space="0" w:color="auto"/>
            <w:right w:val="none" w:sz="0" w:space="0" w:color="auto"/>
          </w:divBdr>
        </w:div>
        <w:div w:id="32971937">
          <w:marLeft w:val="0"/>
          <w:marRight w:val="0"/>
          <w:marTop w:val="0"/>
          <w:marBottom w:val="0"/>
          <w:divBdr>
            <w:top w:val="none" w:sz="0" w:space="0" w:color="auto"/>
            <w:left w:val="none" w:sz="0" w:space="0" w:color="auto"/>
            <w:bottom w:val="none" w:sz="0" w:space="0" w:color="auto"/>
            <w:right w:val="none" w:sz="0" w:space="0" w:color="auto"/>
          </w:divBdr>
        </w:div>
        <w:div w:id="1453207762">
          <w:marLeft w:val="0"/>
          <w:marRight w:val="0"/>
          <w:marTop w:val="0"/>
          <w:marBottom w:val="0"/>
          <w:divBdr>
            <w:top w:val="none" w:sz="0" w:space="0" w:color="auto"/>
            <w:left w:val="none" w:sz="0" w:space="0" w:color="auto"/>
            <w:bottom w:val="none" w:sz="0" w:space="0" w:color="auto"/>
            <w:right w:val="none" w:sz="0" w:space="0" w:color="auto"/>
          </w:divBdr>
        </w:div>
        <w:div w:id="1919095993">
          <w:marLeft w:val="0"/>
          <w:marRight w:val="0"/>
          <w:marTop w:val="0"/>
          <w:marBottom w:val="0"/>
          <w:divBdr>
            <w:top w:val="none" w:sz="0" w:space="0" w:color="auto"/>
            <w:left w:val="none" w:sz="0" w:space="0" w:color="auto"/>
            <w:bottom w:val="none" w:sz="0" w:space="0" w:color="auto"/>
            <w:right w:val="none" w:sz="0" w:space="0" w:color="auto"/>
          </w:divBdr>
        </w:div>
        <w:div w:id="60325776">
          <w:marLeft w:val="0"/>
          <w:marRight w:val="0"/>
          <w:marTop w:val="0"/>
          <w:marBottom w:val="0"/>
          <w:divBdr>
            <w:top w:val="none" w:sz="0" w:space="0" w:color="auto"/>
            <w:left w:val="none" w:sz="0" w:space="0" w:color="auto"/>
            <w:bottom w:val="none" w:sz="0" w:space="0" w:color="auto"/>
            <w:right w:val="none" w:sz="0" w:space="0" w:color="auto"/>
          </w:divBdr>
        </w:div>
        <w:div w:id="1442913284">
          <w:marLeft w:val="0"/>
          <w:marRight w:val="0"/>
          <w:marTop w:val="0"/>
          <w:marBottom w:val="0"/>
          <w:divBdr>
            <w:top w:val="none" w:sz="0" w:space="0" w:color="auto"/>
            <w:left w:val="none" w:sz="0" w:space="0" w:color="auto"/>
            <w:bottom w:val="none" w:sz="0" w:space="0" w:color="auto"/>
            <w:right w:val="none" w:sz="0" w:space="0" w:color="auto"/>
          </w:divBdr>
        </w:div>
        <w:div w:id="1425147214">
          <w:marLeft w:val="0"/>
          <w:marRight w:val="0"/>
          <w:marTop w:val="0"/>
          <w:marBottom w:val="0"/>
          <w:divBdr>
            <w:top w:val="none" w:sz="0" w:space="0" w:color="auto"/>
            <w:left w:val="none" w:sz="0" w:space="0" w:color="auto"/>
            <w:bottom w:val="none" w:sz="0" w:space="0" w:color="auto"/>
            <w:right w:val="none" w:sz="0" w:space="0" w:color="auto"/>
          </w:divBdr>
        </w:div>
        <w:div w:id="98529289">
          <w:marLeft w:val="0"/>
          <w:marRight w:val="0"/>
          <w:marTop w:val="0"/>
          <w:marBottom w:val="0"/>
          <w:divBdr>
            <w:top w:val="none" w:sz="0" w:space="0" w:color="auto"/>
            <w:left w:val="none" w:sz="0" w:space="0" w:color="auto"/>
            <w:bottom w:val="none" w:sz="0" w:space="0" w:color="auto"/>
            <w:right w:val="none" w:sz="0" w:space="0" w:color="auto"/>
          </w:divBdr>
        </w:div>
        <w:div w:id="610236399">
          <w:marLeft w:val="0"/>
          <w:marRight w:val="0"/>
          <w:marTop w:val="0"/>
          <w:marBottom w:val="0"/>
          <w:divBdr>
            <w:top w:val="none" w:sz="0" w:space="0" w:color="auto"/>
            <w:left w:val="none" w:sz="0" w:space="0" w:color="auto"/>
            <w:bottom w:val="none" w:sz="0" w:space="0" w:color="auto"/>
            <w:right w:val="none" w:sz="0" w:space="0" w:color="auto"/>
          </w:divBdr>
        </w:div>
        <w:div w:id="809202768">
          <w:marLeft w:val="0"/>
          <w:marRight w:val="0"/>
          <w:marTop w:val="0"/>
          <w:marBottom w:val="0"/>
          <w:divBdr>
            <w:top w:val="none" w:sz="0" w:space="0" w:color="auto"/>
            <w:left w:val="none" w:sz="0" w:space="0" w:color="auto"/>
            <w:bottom w:val="none" w:sz="0" w:space="0" w:color="auto"/>
            <w:right w:val="none" w:sz="0" w:space="0" w:color="auto"/>
          </w:divBdr>
        </w:div>
        <w:div w:id="1122767853">
          <w:marLeft w:val="0"/>
          <w:marRight w:val="0"/>
          <w:marTop w:val="0"/>
          <w:marBottom w:val="0"/>
          <w:divBdr>
            <w:top w:val="none" w:sz="0" w:space="0" w:color="auto"/>
            <w:left w:val="none" w:sz="0" w:space="0" w:color="auto"/>
            <w:bottom w:val="none" w:sz="0" w:space="0" w:color="auto"/>
            <w:right w:val="none" w:sz="0" w:space="0" w:color="auto"/>
          </w:divBdr>
        </w:div>
        <w:div w:id="1824345264">
          <w:marLeft w:val="0"/>
          <w:marRight w:val="0"/>
          <w:marTop w:val="0"/>
          <w:marBottom w:val="0"/>
          <w:divBdr>
            <w:top w:val="none" w:sz="0" w:space="0" w:color="auto"/>
            <w:left w:val="none" w:sz="0" w:space="0" w:color="auto"/>
            <w:bottom w:val="none" w:sz="0" w:space="0" w:color="auto"/>
            <w:right w:val="none" w:sz="0" w:space="0" w:color="auto"/>
          </w:divBdr>
        </w:div>
        <w:div w:id="233665366">
          <w:marLeft w:val="0"/>
          <w:marRight w:val="0"/>
          <w:marTop w:val="0"/>
          <w:marBottom w:val="0"/>
          <w:divBdr>
            <w:top w:val="none" w:sz="0" w:space="0" w:color="auto"/>
            <w:left w:val="none" w:sz="0" w:space="0" w:color="auto"/>
            <w:bottom w:val="none" w:sz="0" w:space="0" w:color="auto"/>
            <w:right w:val="none" w:sz="0" w:space="0" w:color="auto"/>
          </w:divBdr>
        </w:div>
        <w:div w:id="1451319103">
          <w:marLeft w:val="0"/>
          <w:marRight w:val="0"/>
          <w:marTop w:val="0"/>
          <w:marBottom w:val="0"/>
          <w:divBdr>
            <w:top w:val="none" w:sz="0" w:space="0" w:color="auto"/>
            <w:left w:val="none" w:sz="0" w:space="0" w:color="auto"/>
            <w:bottom w:val="none" w:sz="0" w:space="0" w:color="auto"/>
            <w:right w:val="none" w:sz="0" w:space="0" w:color="auto"/>
          </w:divBdr>
        </w:div>
        <w:div w:id="352462170">
          <w:marLeft w:val="0"/>
          <w:marRight w:val="0"/>
          <w:marTop w:val="0"/>
          <w:marBottom w:val="0"/>
          <w:divBdr>
            <w:top w:val="none" w:sz="0" w:space="0" w:color="auto"/>
            <w:left w:val="none" w:sz="0" w:space="0" w:color="auto"/>
            <w:bottom w:val="none" w:sz="0" w:space="0" w:color="auto"/>
            <w:right w:val="none" w:sz="0" w:space="0" w:color="auto"/>
          </w:divBdr>
        </w:div>
        <w:div w:id="2136899458">
          <w:marLeft w:val="0"/>
          <w:marRight w:val="0"/>
          <w:marTop w:val="0"/>
          <w:marBottom w:val="0"/>
          <w:divBdr>
            <w:top w:val="none" w:sz="0" w:space="0" w:color="auto"/>
            <w:left w:val="none" w:sz="0" w:space="0" w:color="auto"/>
            <w:bottom w:val="none" w:sz="0" w:space="0" w:color="auto"/>
            <w:right w:val="none" w:sz="0" w:space="0" w:color="auto"/>
          </w:divBdr>
        </w:div>
        <w:div w:id="1060129732">
          <w:marLeft w:val="0"/>
          <w:marRight w:val="0"/>
          <w:marTop w:val="0"/>
          <w:marBottom w:val="0"/>
          <w:divBdr>
            <w:top w:val="none" w:sz="0" w:space="0" w:color="auto"/>
            <w:left w:val="none" w:sz="0" w:space="0" w:color="auto"/>
            <w:bottom w:val="none" w:sz="0" w:space="0" w:color="auto"/>
            <w:right w:val="none" w:sz="0" w:space="0" w:color="auto"/>
          </w:divBdr>
        </w:div>
        <w:div w:id="902640321">
          <w:marLeft w:val="0"/>
          <w:marRight w:val="0"/>
          <w:marTop w:val="0"/>
          <w:marBottom w:val="0"/>
          <w:divBdr>
            <w:top w:val="none" w:sz="0" w:space="0" w:color="auto"/>
            <w:left w:val="none" w:sz="0" w:space="0" w:color="auto"/>
            <w:bottom w:val="none" w:sz="0" w:space="0" w:color="auto"/>
            <w:right w:val="none" w:sz="0" w:space="0" w:color="auto"/>
          </w:divBdr>
        </w:div>
      </w:divsChild>
    </w:div>
    <w:div w:id="1152870320">
      <w:bodyDiv w:val="1"/>
      <w:marLeft w:val="0"/>
      <w:marRight w:val="0"/>
      <w:marTop w:val="0"/>
      <w:marBottom w:val="0"/>
      <w:divBdr>
        <w:top w:val="none" w:sz="0" w:space="0" w:color="auto"/>
        <w:left w:val="none" w:sz="0" w:space="0" w:color="auto"/>
        <w:bottom w:val="none" w:sz="0" w:space="0" w:color="auto"/>
        <w:right w:val="none" w:sz="0" w:space="0" w:color="auto"/>
      </w:divBdr>
    </w:div>
    <w:div w:id="1546481135">
      <w:bodyDiv w:val="1"/>
      <w:marLeft w:val="0"/>
      <w:marRight w:val="0"/>
      <w:marTop w:val="0"/>
      <w:marBottom w:val="0"/>
      <w:divBdr>
        <w:top w:val="none" w:sz="0" w:space="0" w:color="auto"/>
        <w:left w:val="none" w:sz="0" w:space="0" w:color="auto"/>
        <w:bottom w:val="none" w:sz="0" w:space="0" w:color="auto"/>
        <w:right w:val="none" w:sz="0" w:space="0" w:color="auto"/>
      </w:divBdr>
      <w:divsChild>
        <w:div w:id="1338190516">
          <w:marLeft w:val="0"/>
          <w:marRight w:val="0"/>
          <w:marTop w:val="0"/>
          <w:marBottom w:val="0"/>
          <w:divBdr>
            <w:top w:val="none" w:sz="0" w:space="0" w:color="auto"/>
            <w:left w:val="none" w:sz="0" w:space="0" w:color="auto"/>
            <w:bottom w:val="none" w:sz="0" w:space="0" w:color="auto"/>
            <w:right w:val="none" w:sz="0" w:space="0" w:color="auto"/>
          </w:divBdr>
          <w:divsChild>
            <w:div w:id="1351680149">
              <w:marLeft w:val="0"/>
              <w:marRight w:val="0"/>
              <w:marTop w:val="0"/>
              <w:marBottom w:val="0"/>
              <w:divBdr>
                <w:top w:val="none" w:sz="0" w:space="0" w:color="auto"/>
                <w:left w:val="none" w:sz="0" w:space="0" w:color="auto"/>
                <w:bottom w:val="none" w:sz="0" w:space="0" w:color="auto"/>
                <w:right w:val="none" w:sz="0" w:space="0" w:color="auto"/>
              </w:divBdr>
            </w:div>
          </w:divsChild>
        </w:div>
        <w:div w:id="1267275704">
          <w:marLeft w:val="0"/>
          <w:marRight w:val="0"/>
          <w:marTop w:val="0"/>
          <w:marBottom w:val="0"/>
          <w:divBdr>
            <w:top w:val="none" w:sz="0" w:space="0" w:color="auto"/>
            <w:left w:val="none" w:sz="0" w:space="0" w:color="auto"/>
            <w:bottom w:val="none" w:sz="0" w:space="0" w:color="auto"/>
            <w:right w:val="none" w:sz="0" w:space="0" w:color="auto"/>
          </w:divBdr>
          <w:divsChild>
            <w:div w:id="72744965">
              <w:marLeft w:val="0"/>
              <w:marRight w:val="0"/>
              <w:marTop w:val="0"/>
              <w:marBottom w:val="0"/>
              <w:divBdr>
                <w:top w:val="none" w:sz="0" w:space="0" w:color="auto"/>
                <w:left w:val="none" w:sz="0" w:space="0" w:color="auto"/>
                <w:bottom w:val="none" w:sz="0" w:space="0" w:color="auto"/>
                <w:right w:val="none" w:sz="0" w:space="0" w:color="auto"/>
              </w:divBdr>
            </w:div>
          </w:divsChild>
        </w:div>
        <w:div w:id="906494756">
          <w:marLeft w:val="0"/>
          <w:marRight w:val="0"/>
          <w:marTop w:val="0"/>
          <w:marBottom w:val="0"/>
          <w:divBdr>
            <w:top w:val="none" w:sz="0" w:space="0" w:color="auto"/>
            <w:left w:val="none" w:sz="0" w:space="0" w:color="auto"/>
            <w:bottom w:val="none" w:sz="0" w:space="0" w:color="auto"/>
            <w:right w:val="none" w:sz="0" w:space="0" w:color="auto"/>
          </w:divBdr>
          <w:divsChild>
            <w:div w:id="2035761975">
              <w:marLeft w:val="0"/>
              <w:marRight w:val="0"/>
              <w:marTop w:val="0"/>
              <w:marBottom w:val="0"/>
              <w:divBdr>
                <w:top w:val="none" w:sz="0" w:space="0" w:color="auto"/>
                <w:left w:val="none" w:sz="0" w:space="0" w:color="auto"/>
                <w:bottom w:val="none" w:sz="0" w:space="0" w:color="auto"/>
                <w:right w:val="none" w:sz="0" w:space="0" w:color="auto"/>
              </w:divBdr>
            </w:div>
          </w:divsChild>
        </w:div>
        <w:div w:id="1681008919">
          <w:marLeft w:val="0"/>
          <w:marRight w:val="0"/>
          <w:marTop w:val="0"/>
          <w:marBottom w:val="0"/>
          <w:divBdr>
            <w:top w:val="none" w:sz="0" w:space="0" w:color="auto"/>
            <w:left w:val="none" w:sz="0" w:space="0" w:color="auto"/>
            <w:bottom w:val="none" w:sz="0" w:space="0" w:color="auto"/>
            <w:right w:val="none" w:sz="0" w:space="0" w:color="auto"/>
          </w:divBdr>
          <w:divsChild>
            <w:div w:id="5632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hyperlink" Target="http://joereddington.com/wp-content/uploads/2013/10/STAL9781614992950-0059_AC.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hyperlink" Target="http://communikate.equalitytime.co.uk/" TargetMode="External"/><Relationship Id="rId20" Type="http://schemas.openxmlformats.org/officeDocument/2006/relationships/hyperlink" Target="https://en.wikipedia.org/wiki/4%2B1_architectural_view_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aclweb.org/anthology/W14-1901"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n.wikipedia.org/wiki/Switch_access_scan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User_story" TargetMode="External"/><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7D38A-834C-484A-AAD5-62E9503F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11</Pages>
  <Words>2411</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Reddington, Joseph</cp:lastModifiedBy>
  <cp:revision>7</cp:revision>
  <dcterms:created xsi:type="dcterms:W3CDTF">2018-10-03T12:22:00Z</dcterms:created>
  <dcterms:modified xsi:type="dcterms:W3CDTF">2018-10-15T11:41:00Z</dcterms:modified>
</cp:coreProperties>
</file>